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8DAF" w14:textId="0C4C882A" w:rsidR="001F54CA" w:rsidRPr="00A27C90" w:rsidRDefault="001F54CA" w:rsidP="004C7EDC">
      <w:pPr>
        <w:pStyle w:val="Overskrift1"/>
        <w:spacing w:line="360" w:lineRule="auto"/>
        <w:jc w:val="both"/>
        <w:rPr>
          <w:lang w:val="en-GB"/>
        </w:rPr>
      </w:pPr>
      <w:commentRangeStart w:id="0"/>
      <w:r w:rsidRPr="00A27C90">
        <w:rPr>
          <w:lang w:val="en-GB"/>
        </w:rPr>
        <w:t>L</w:t>
      </w:r>
      <w:commentRangeEnd w:id="0"/>
      <w:r w:rsidR="006E3F70" w:rsidRPr="00A27C90">
        <w:rPr>
          <w:rStyle w:val="Merknadsreferanse"/>
          <w:sz w:val="32"/>
          <w:szCs w:val="32"/>
          <w:lang w:val="en-GB"/>
        </w:rPr>
        <w:commentReference w:id="0"/>
      </w:r>
      <w:r w:rsidRPr="00A27C90">
        <w:rPr>
          <w:lang w:val="en-GB"/>
        </w:rPr>
        <w:t xml:space="preserve">ongitudinal Genomic Surveillance of avian pathogenic </w:t>
      </w:r>
      <w:r w:rsidRPr="00A27C90">
        <w:rPr>
          <w:i/>
          <w:iCs/>
          <w:lang w:val="en-GB"/>
        </w:rPr>
        <w:t>Escherichia coli</w:t>
      </w:r>
      <w:r w:rsidRPr="00A27C90">
        <w:rPr>
          <w:lang w:val="en-GB"/>
        </w:rPr>
        <w:t xml:space="preserve"> in Norwegian Breeder and Broiler Flocks (2018–2025)</w:t>
      </w:r>
    </w:p>
    <w:p w14:paraId="782D5B4D" w14:textId="748C42E5" w:rsidR="00316503" w:rsidRPr="00F747E5" w:rsidRDefault="00534E3A" w:rsidP="004C7EDC">
      <w:pPr>
        <w:spacing w:line="360" w:lineRule="auto"/>
        <w:jc w:val="both"/>
        <w:rPr>
          <w:rPrChange w:id="1" w:author="Mo, Solveig Sølverød" w:date="2026-07-28T13:01:00Z" w16du:dateUtc="2026-07-28T11:01:00Z">
            <w:rPr>
              <w:lang w:val="en-GB"/>
            </w:rPr>
          </w:rPrChange>
        </w:rPr>
      </w:pPr>
      <w:r w:rsidRPr="00F747E5">
        <w:rPr>
          <w:rPrChange w:id="2" w:author="Mo, Solveig Sølverød" w:date="2026-07-28T13:01:00Z" w16du:dateUtc="2026-07-28T11:01:00Z">
            <w:rPr>
              <w:lang w:val="en-GB"/>
            </w:rPr>
          </w:rPrChange>
        </w:rPr>
        <w:t xml:space="preserve">Camilla, Inger, Jannice, Anne Margrete, </w:t>
      </w:r>
      <w:commentRangeStart w:id="3"/>
      <w:r w:rsidRPr="00F747E5">
        <w:rPr>
          <w:rPrChange w:id="4" w:author="Mo, Solveig Sølverød" w:date="2026-07-28T13:01:00Z" w16du:dateUtc="2026-07-28T11:01:00Z">
            <w:rPr>
              <w:lang w:val="en-GB"/>
            </w:rPr>
          </w:rPrChange>
        </w:rPr>
        <w:t>Bjarne (må avklare om han er interessert)</w:t>
      </w:r>
      <w:commentRangeEnd w:id="3"/>
      <w:r w:rsidR="00EB6548" w:rsidRPr="00F747E5">
        <w:rPr>
          <w:rStyle w:val="Merknadsreferanse"/>
          <w:sz w:val="20"/>
          <w:szCs w:val="22"/>
          <w:rPrChange w:id="5" w:author="Mo, Solveig Sølverød" w:date="2026-07-28T13:01:00Z" w16du:dateUtc="2026-07-28T11:01:00Z">
            <w:rPr>
              <w:rStyle w:val="Merknadsreferanse"/>
              <w:sz w:val="20"/>
              <w:szCs w:val="22"/>
              <w:lang w:val="en-GB"/>
            </w:rPr>
          </w:rPrChange>
        </w:rPr>
        <w:commentReference w:id="3"/>
      </w:r>
      <w:r w:rsidRPr="00F747E5">
        <w:rPr>
          <w:rPrChange w:id="6" w:author="Mo, Solveig Sølverød" w:date="2026-07-28T13:01:00Z" w16du:dateUtc="2026-07-28T11:01:00Z">
            <w:rPr>
              <w:lang w:val="en-GB"/>
            </w:rPr>
          </w:rPrChange>
        </w:rPr>
        <w:t>, Basma, Eve, Solveig</w:t>
      </w:r>
      <w:r w:rsidR="00623B4C" w:rsidRPr="00F747E5">
        <w:rPr>
          <w:rPrChange w:id="7" w:author="Mo, Solveig Sølverød" w:date="2026-07-28T13:01:00Z" w16du:dateUtc="2026-07-28T11:01:00Z">
            <w:rPr>
              <w:lang w:val="en-GB"/>
            </w:rPr>
          </w:rPrChange>
        </w:rPr>
        <w:t>, Silje</w:t>
      </w:r>
      <w:r w:rsidR="00B10EA1" w:rsidRPr="00F747E5">
        <w:rPr>
          <w:rPrChange w:id="8" w:author="Mo, Solveig Sølverød" w:date="2026-07-28T13:01:00Z" w16du:dateUtc="2026-07-28T11:01:00Z">
            <w:rPr>
              <w:lang w:val="en-GB"/>
            </w:rPr>
          </w:rPrChange>
        </w:rPr>
        <w:t>, Eva Lena</w:t>
      </w:r>
      <w:r w:rsidR="00D010F6" w:rsidRPr="00F747E5">
        <w:rPr>
          <w:rPrChange w:id="9" w:author="Mo, Solveig Sølverød" w:date="2026-07-28T13:01:00Z" w16du:dateUtc="2026-07-28T11:01:00Z">
            <w:rPr>
              <w:lang w:val="en-GB"/>
            </w:rPr>
          </w:rPrChange>
        </w:rPr>
        <w:t>, Cecilia (?)</w:t>
      </w:r>
      <w:r w:rsidR="00592E9B" w:rsidRPr="00F747E5">
        <w:rPr>
          <w:rPrChange w:id="10" w:author="Mo, Solveig Sølverød" w:date="2026-07-28T13:01:00Z" w16du:dateUtc="2026-07-28T11:01:00Z">
            <w:rPr>
              <w:lang w:val="en-GB"/>
            </w:rPr>
          </w:rPrChange>
        </w:rPr>
        <w:t>, patolog (?)</w:t>
      </w:r>
    </w:p>
    <w:p w14:paraId="7F1483E4" w14:textId="383CD440" w:rsidR="00316503" w:rsidRPr="00A27C90" w:rsidRDefault="00316503" w:rsidP="004C7EDC">
      <w:pPr>
        <w:pStyle w:val="Overskrift2"/>
        <w:spacing w:line="360" w:lineRule="auto"/>
        <w:jc w:val="both"/>
        <w:rPr>
          <w:lang w:val="en-GB"/>
        </w:rPr>
      </w:pPr>
      <w:r w:rsidRPr="00A27C90">
        <w:rPr>
          <w:lang w:val="en-GB"/>
        </w:rPr>
        <w:t>Introduction</w:t>
      </w:r>
    </w:p>
    <w:p w14:paraId="39009E84" w14:textId="4E65AD78" w:rsidR="00556713" w:rsidRPr="00A27C90" w:rsidRDefault="00AA1D80" w:rsidP="004C7EDC">
      <w:pPr>
        <w:spacing w:line="360" w:lineRule="auto"/>
        <w:jc w:val="both"/>
        <w:rPr>
          <w:lang w:val="en-GB"/>
        </w:rPr>
      </w:pPr>
      <w:r w:rsidRPr="00A27C90">
        <w:rPr>
          <w:lang w:val="en-GB"/>
        </w:rPr>
        <w:t xml:space="preserve">Colibaccillosis, caused by avian pathogenic </w:t>
      </w:r>
      <w:r w:rsidRPr="00A27C90">
        <w:rPr>
          <w:i/>
          <w:iCs/>
          <w:lang w:val="en-GB"/>
        </w:rPr>
        <w:t>Escherichia coli</w:t>
      </w:r>
      <w:r w:rsidRPr="00A27C90">
        <w:rPr>
          <w:lang w:val="en-GB"/>
        </w:rPr>
        <w:t xml:space="preserve"> (APEC), is </w:t>
      </w:r>
      <w:r w:rsidR="00061559" w:rsidRPr="00A27C90">
        <w:rPr>
          <w:lang w:val="en-GB"/>
        </w:rPr>
        <w:t>a major challenge to the poultry industry worldwide as it is often associated with high mortality rates</w:t>
      </w:r>
      <w:r w:rsidR="002D6B22" w:rsidRPr="00A27C90">
        <w:rPr>
          <w:lang w:val="en-GB"/>
        </w:rPr>
        <w:t xml:space="preserve">, </w:t>
      </w:r>
      <w:r w:rsidR="0072350D" w:rsidRPr="00A27C90">
        <w:rPr>
          <w:lang w:val="en-GB"/>
        </w:rPr>
        <w:t>impacts animal welfare</w:t>
      </w:r>
      <w:r w:rsidR="00061559" w:rsidRPr="00A27C90">
        <w:rPr>
          <w:lang w:val="en-GB"/>
        </w:rPr>
        <w:t xml:space="preserve"> and </w:t>
      </w:r>
      <w:r w:rsidR="0072350D" w:rsidRPr="00A27C90">
        <w:rPr>
          <w:lang w:val="en-GB"/>
        </w:rPr>
        <w:t xml:space="preserve">causes </w:t>
      </w:r>
      <w:r w:rsidR="00061559" w:rsidRPr="00A27C90">
        <w:rPr>
          <w:lang w:val="en-GB"/>
        </w:rPr>
        <w:t>significant economic loss</w:t>
      </w:r>
      <w:commentRangeStart w:id="11"/>
      <w:r w:rsidR="00061559" w:rsidRPr="00A27C90">
        <w:rPr>
          <w:lang w:val="en-GB"/>
        </w:rPr>
        <w:t>.</w:t>
      </w:r>
      <w:commentRangeEnd w:id="11"/>
      <w:r w:rsidR="001F54CA" w:rsidRPr="00A27C90">
        <w:rPr>
          <w:rStyle w:val="Merknadsreferanse"/>
          <w:sz w:val="20"/>
          <w:szCs w:val="22"/>
          <w:lang w:val="en-GB"/>
        </w:rPr>
        <w:commentReference w:id="11"/>
      </w:r>
      <w:r w:rsidR="00061559" w:rsidRPr="00A27C90">
        <w:rPr>
          <w:lang w:val="en-GB"/>
        </w:rPr>
        <w:t xml:space="preserve"> </w:t>
      </w:r>
      <w:r w:rsidR="003D30B9" w:rsidRPr="00A27C90">
        <w:rPr>
          <w:lang w:val="en-GB"/>
        </w:rPr>
        <w:t>APEC causes both local and systemic infections in poultry, including airsacculitis, pericarditis and septicemia.</w:t>
      </w:r>
    </w:p>
    <w:p w14:paraId="25B19353" w14:textId="0CD2A7BB" w:rsidR="0091373D" w:rsidRPr="00A27C90" w:rsidRDefault="00B83AC0" w:rsidP="004C7EDC">
      <w:pPr>
        <w:spacing w:line="360" w:lineRule="auto"/>
        <w:jc w:val="both"/>
        <w:rPr>
          <w:lang w:val="en-GB"/>
        </w:rPr>
      </w:pPr>
      <w:r w:rsidRPr="00A27C90">
        <w:rPr>
          <w:lang w:val="en-GB"/>
        </w:rPr>
        <w:t>APEC</w:t>
      </w:r>
      <w:r w:rsidR="0091373D" w:rsidRPr="00A27C90">
        <w:rPr>
          <w:i/>
          <w:iCs/>
          <w:lang w:val="en-GB"/>
        </w:rPr>
        <w:t xml:space="preserve"> </w:t>
      </w:r>
      <w:r w:rsidR="0091373D" w:rsidRPr="00A27C90">
        <w:rPr>
          <w:lang w:val="en-GB"/>
        </w:rPr>
        <w:t>has been characterized as a highly diverse pathogroup</w:t>
      </w:r>
      <w:r w:rsidR="003D30B9" w:rsidRPr="00A27C90">
        <w:rPr>
          <w:lang w:val="en-GB"/>
        </w:rPr>
        <w:t>, encompassing a b</w:t>
      </w:r>
      <w:r w:rsidR="00BC0640" w:rsidRPr="00A27C90">
        <w:rPr>
          <w:lang w:val="en-GB"/>
        </w:rPr>
        <w:t>road range of phylogenetic background</w:t>
      </w:r>
      <w:r w:rsidR="00833EE9" w:rsidRPr="00A27C90">
        <w:rPr>
          <w:lang w:val="en-GB"/>
        </w:rPr>
        <w:t>s</w:t>
      </w:r>
      <w:r w:rsidR="00BC0640" w:rsidRPr="00A27C90">
        <w:rPr>
          <w:lang w:val="en-GB"/>
        </w:rPr>
        <w:t xml:space="preserve">, serotypes and sequence types (STs). Commonly reported STs include ST117, ST95, ST23 and ST131, although their distribution varies geographically and </w:t>
      </w:r>
      <w:r w:rsidR="00833EE9" w:rsidRPr="00A27C90">
        <w:rPr>
          <w:lang w:val="en-GB"/>
        </w:rPr>
        <w:t>temporally</w:t>
      </w:r>
      <w:r w:rsidR="00BC0640" w:rsidRPr="00A27C90">
        <w:rPr>
          <w:lang w:val="en-GB"/>
        </w:rPr>
        <w:t xml:space="preserve"> (ref). </w:t>
      </w:r>
      <w:r w:rsidR="000048F8" w:rsidRPr="00A27C90">
        <w:rPr>
          <w:lang w:val="en-GB"/>
        </w:rPr>
        <w:t>Similarly</w:t>
      </w:r>
      <w:r w:rsidR="00BC0640" w:rsidRPr="00A27C90">
        <w:rPr>
          <w:lang w:val="en-GB"/>
        </w:rPr>
        <w:t xml:space="preserve">, serogroups such as O1, O2 and O78 are frequently associated with colibacillosis, but no single lineage or serotype is consistently dominant across all production systems. The pathogenicity of APEC is associated with a large repertoire of virulence-associated genes (VAGs), many of which are encoded on plasmids, particularly ColV plasmids, including genes involved in adhesion, iron </w:t>
      </w:r>
      <w:r w:rsidR="00493D50" w:rsidRPr="00A27C90">
        <w:rPr>
          <w:lang w:val="en-GB"/>
        </w:rPr>
        <w:t>acquisition, serum resistance and toxin production (ref). However</w:t>
      </w:r>
      <w:r w:rsidR="0091373D" w:rsidRPr="00A27C90">
        <w:rPr>
          <w:lang w:val="en-GB"/>
        </w:rPr>
        <w:t xml:space="preserve">, no </w:t>
      </w:r>
      <w:r w:rsidR="00493D50" w:rsidRPr="00A27C90">
        <w:rPr>
          <w:lang w:val="en-GB"/>
        </w:rPr>
        <w:t>universal</w:t>
      </w:r>
      <w:r w:rsidR="0091373D" w:rsidRPr="00A27C90">
        <w:rPr>
          <w:lang w:val="en-GB"/>
        </w:rPr>
        <w:t xml:space="preserve"> genetic marker </w:t>
      </w:r>
      <w:r w:rsidR="00493D50" w:rsidRPr="00A27C90">
        <w:rPr>
          <w:lang w:val="en-GB"/>
        </w:rPr>
        <w:t xml:space="preserve">has been identified that can reliably </w:t>
      </w:r>
      <w:r w:rsidR="009A0BAB" w:rsidRPr="00A27C90">
        <w:rPr>
          <w:lang w:val="en-GB"/>
        </w:rPr>
        <w:t xml:space="preserve">distinguish pathogenic </w:t>
      </w:r>
      <w:r w:rsidR="00493D50" w:rsidRPr="00A27C90">
        <w:rPr>
          <w:lang w:val="en-GB"/>
        </w:rPr>
        <w:t xml:space="preserve">from </w:t>
      </w:r>
      <w:commentRangeStart w:id="12"/>
      <w:commentRangeStart w:id="13"/>
      <w:r w:rsidR="00833EE9" w:rsidRPr="00A27C90">
        <w:rPr>
          <w:lang w:val="en-GB"/>
        </w:rPr>
        <w:t>commensal</w:t>
      </w:r>
      <w:r w:rsidR="009A0BAB" w:rsidRPr="00A27C90">
        <w:rPr>
          <w:lang w:val="en-GB"/>
        </w:rPr>
        <w:t xml:space="preserve"> </w:t>
      </w:r>
      <w:commentRangeEnd w:id="12"/>
      <w:r w:rsidR="00493D50" w:rsidRPr="00A27C90">
        <w:rPr>
          <w:rStyle w:val="Merknadsreferanse"/>
          <w:i/>
          <w:iCs/>
          <w:sz w:val="20"/>
          <w:szCs w:val="22"/>
          <w:lang w:val="en-GB"/>
        </w:rPr>
        <w:commentReference w:id="12"/>
      </w:r>
      <w:commentRangeEnd w:id="13"/>
      <w:r w:rsidR="00833EE9" w:rsidRPr="00A27C90">
        <w:rPr>
          <w:rStyle w:val="Merknadsreferanse"/>
          <w:i/>
          <w:iCs/>
          <w:sz w:val="20"/>
          <w:szCs w:val="22"/>
          <w:lang w:val="en-GB"/>
        </w:rPr>
        <w:commentReference w:id="13"/>
      </w:r>
      <w:r w:rsidR="009A0BAB" w:rsidRPr="00A27C90">
        <w:rPr>
          <w:i/>
          <w:iCs/>
          <w:lang w:val="en-GB"/>
        </w:rPr>
        <w:t xml:space="preserve">E. coli </w:t>
      </w:r>
      <w:r w:rsidR="00493D50" w:rsidRPr="00A27C90">
        <w:rPr>
          <w:lang w:val="en-GB"/>
        </w:rPr>
        <w:t>in</w:t>
      </w:r>
      <w:r w:rsidR="009A0BAB" w:rsidRPr="00A27C90">
        <w:rPr>
          <w:lang w:val="en-GB"/>
        </w:rPr>
        <w:t xml:space="preserve"> poultry</w:t>
      </w:r>
      <w:r w:rsidR="00493D50" w:rsidRPr="00A27C90">
        <w:rPr>
          <w:lang w:val="en-GB"/>
        </w:rPr>
        <w:t>, complicating both diagnostics and surveillance</w:t>
      </w:r>
      <w:r w:rsidR="009A0BAB" w:rsidRPr="00A27C90">
        <w:rPr>
          <w:lang w:val="en-GB"/>
        </w:rPr>
        <w:t>.</w:t>
      </w:r>
      <w:r w:rsidR="00767E48" w:rsidRPr="00A27C90">
        <w:rPr>
          <w:lang w:val="en-GB"/>
        </w:rPr>
        <w:t xml:space="preserve"> </w:t>
      </w:r>
      <w:r w:rsidR="00493D50" w:rsidRPr="00A27C90">
        <w:rPr>
          <w:lang w:val="en-GB"/>
        </w:rPr>
        <w:t>This highlights the importance of whole genome sequencing (WGS)-based approaches for comprehensive characterization of APEC populations</w:t>
      </w:r>
      <w:r w:rsidR="00D01152" w:rsidRPr="00A27C90">
        <w:rPr>
          <w:lang w:val="en-GB"/>
        </w:rPr>
        <w:t>.</w:t>
      </w:r>
      <w:r w:rsidR="00767E48" w:rsidRPr="00A27C90">
        <w:rPr>
          <w:lang w:val="en-GB"/>
        </w:rPr>
        <w:t xml:space="preserve"> </w:t>
      </w:r>
    </w:p>
    <w:p w14:paraId="1C83C2B7" w14:textId="3732BD9B" w:rsidR="00AA1D80" w:rsidRPr="00A27C90" w:rsidRDefault="00AA1D80" w:rsidP="004C7EDC">
      <w:pPr>
        <w:spacing w:line="360" w:lineRule="auto"/>
        <w:jc w:val="both"/>
        <w:rPr>
          <w:lang w:val="en-GB"/>
        </w:rPr>
      </w:pPr>
      <w:r w:rsidRPr="00A27C90">
        <w:rPr>
          <w:lang w:val="en-GB"/>
        </w:rPr>
        <w:t xml:space="preserve">In recent years, an increase in poultry flocks diagnosed with colibaccillosis has been </w:t>
      </w:r>
      <w:r w:rsidR="00D01152" w:rsidRPr="00A27C90">
        <w:rPr>
          <w:lang w:val="en-GB"/>
        </w:rPr>
        <w:t xml:space="preserve">reported </w:t>
      </w:r>
      <w:r w:rsidRPr="00A27C90">
        <w:rPr>
          <w:lang w:val="en-GB"/>
        </w:rPr>
        <w:t xml:space="preserve">in </w:t>
      </w:r>
      <w:r w:rsidR="00D01152" w:rsidRPr="00A27C90">
        <w:rPr>
          <w:lang w:val="en-GB"/>
        </w:rPr>
        <w:t xml:space="preserve">several </w:t>
      </w:r>
      <w:r w:rsidRPr="00A27C90">
        <w:rPr>
          <w:lang w:val="en-GB"/>
        </w:rPr>
        <w:t>Nordic countries (refs).</w:t>
      </w:r>
      <w:r w:rsidR="00D01152" w:rsidRPr="00A27C90">
        <w:rPr>
          <w:lang w:val="en-GB"/>
        </w:rPr>
        <w:t xml:space="preserve"> Notably, outbreaks affecting multiple farms have been linked to specific clonal lineages, suggesting dissemination through the breeding pyramid. For example, the ST117 O78:H4 lineage has been identified across broiler and breeder flocks in multiple Nordic countries, with genomic studies indicating vertical transmission from parent or grandparent stock to broiler production flocks.</w:t>
      </w:r>
      <w:r w:rsidR="00F87520" w:rsidRPr="00A27C90">
        <w:rPr>
          <w:lang w:val="en-GB"/>
        </w:rPr>
        <w:t xml:space="preserve"> </w:t>
      </w:r>
      <w:r w:rsidR="000048F8" w:rsidRPr="00A27C90">
        <w:rPr>
          <w:lang w:val="en-GB"/>
        </w:rPr>
        <w:t>Similarly</w:t>
      </w:r>
      <w:r w:rsidR="00F87520" w:rsidRPr="00A27C90">
        <w:rPr>
          <w:lang w:val="en-GB"/>
        </w:rPr>
        <w:t xml:space="preserve">, large-scale outbreaks in Finland (2015 and 2021) were associated with dominant clonal lineages such as ST117 (serotype?) and ST23 (Serotype?), affecting a high proportion of investigated flocks and demonstrating the capacity of specific APEC strains to spread widely across production systems (ref). </w:t>
      </w:r>
      <w:commentRangeStart w:id="14"/>
      <w:r w:rsidR="00F87520" w:rsidRPr="00A27C90">
        <w:rPr>
          <w:lang w:val="en-GB"/>
        </w:rPr>
        <w:t xml:space="preserve">Studies from Denmark have also highlighted the substantial burden of APEC-related disease, including both sporadic and outbreak situations, as well as considerable diversity of isolates present even </w:t>
      </w:r>
      <w:r w:rsidR="00833EE9" w:rsidRPr="00A27C90">
        <w:rPr>
          <w:lang w:val="en-GB"/>
        </w:rPr>
        <w:t xml:space="preserve">in </w:t>
      </w:r>
      <w:r w:rsidR="00F87520" w:rsidRPr="00A27C90">
        <w:rPr>
          <w:lang w:val="en-GB"/>
        </w:rPr>
        <w:t>apparently healthy flocks (ref).</w:t>
      </w:r>
      <w:commentRangeEnd w:id="14"/>
      <w:r w:rsidR="00F87520" w:rsidRPr="00A27C90">
        <w:rPr>
          <w:rStyle w:val="Merknadsreferanse"/>
          <w:sz w:val="20"/>
          <w:szCs w:val="22"/>
          <w:lang w:val="en-GB"/>
        </w:rPr>
        <w:commentReference w:id="14"/>
      </w:r>
      <w:r w:rsidR="00741201" w:rsidRPr="00A27C90">
        <w:rPr>
          <w:lang w:val="en-GB"/>
        </w:rPr>
        <w:t xml:space="preserve"> </w:t>
      </w:r>
      <w:r w:rsidR="00741201" w:rsidRPr="00667484">
        <w:rPr>
          <w:highlight w:val="yellow"/>
          <w:lang w:val="en-GB"/>
        </w:rPr>
        <w:t>Legge inn en nylig referanse fra Sverige også?</w:t>
      </w:r>
      <w:r w:rsidR="00741201" w:rsidRPr="00A27C90">
        <w:rPr>
          <w:lang w:val="en-GB"/>
        </w:rPr>
        <w:t xml:space="preserve"> </w:t>
      </w:r>
      <w:commentRangeStart w:id="15"/>
      <w:r w:rsidR="00741201" w:rsidRPr="00A27C90">
        <w:rPr>
          <w:lang w:val="en-GB"/>
        </w:rPr>
        <w:t>Together, t</w:t>
      </w:r>
      <w:r w:rsidR="00741201" w:rsidRPr="00667484">
        <w:rPr>
          <w:lang w:val="en-GB"/>
        </w:rPr>
        <w:t>hese findings underscore the dynamic</w:t>
      </w:r>
      <w:r w:rsidR="00833EE9" w:rsidRPr="00A27C90">
        <w:rPr>
          <w:lang w:val="en-GB"/>
        </w:rPr>
        <w:t>/complex</w:t>
      </w:r>
      <w:r w:rsidR="00741201" w:rsidRPr="00667484">
        <w:rPr>
          <w:lang w:val="en-GB"/>
        </w:rPr>
        <w:t xml:space="preserve"> epidemiology of APEC </w:t>
      </w:r>
      <w:r w:rsidR="00741201" w:rsidRPr="00A27C90">
        <w:rPr>
          <w:lang w:val="en-GB"/>
        </w:rPr>
        <w:t>in the Nordic region and the importance of coordinated surveillance efforts.</w:t>
      </w:r>
      <w:commentRangeEnd w:id="15"/>
      <w:r w:rsidR="00741201" w:rsidRPr="00A27C90">
        <w:rPr>
          <w:rStyle w:val="Merknadsreferanse"/>
          <w:sz w:val="20"/>
          <w:szCs w:val="22"/>
          <w:lang w:val="en-GB"/>
        </w:rPr>
        <w:commentReference w:id="15"/>
      </w:r>
    </w:p>
    <w:p w14:paraId="7F9022D4" w14:textId="22B5B767" w:rsidR="00741201" w:rsidRPr="00A27C90" w:rsidRDefault="00741201" w:rsidP="004C7EDC">
      <w:pPr>
        <w:spacing w:line="360" w:lineRule="auto"/>
        <w:jc w:val="both"/>
        <w:rPr>
          <w:lang w:val="en-GB"/>
        </w:rPr>
      </w:pPr>
      <w:r w:rsidRPr="00667484">
        <w:rPr>
          <w:lang w:val="en-GB"/>
        </w:rPr>
        <w:t>The Nordic poultry production s</w:t>
      </w:r>
      <w:r w:rsidRPr="00A27C90">
        <w:rPr>
          <w:lang w:val="en-GB"/>
        </w:rPr>
        <w:t xml:space="preserve">ystem, including Norway, is characterized by a vertically integrated breeding pyramid with a limited number of parent and grandparent flocks supplying a large proportion of the production animals. This structure may facilitate dissemination of successful APEC clones across </w:t>
      </w:r>
      <w:r w:rsidRPr="00A27C90">
        <w:rPr>
          <w:lang w:val="en-GB"/>
        </w:rPr>
        <w:lastRenderedPageBreak/>
        <w:t xml:space="preserve">geographically </w:t>
      </w:r>
      <w:r w:rsidR="0006665E" w:rsidRPr="00A27C90">
        <w:rPr>
          <w:lang w:val="en-GB"/>
        </w:rPr>
        <w:t>separated farms when introduced at higher levels of the pyramid, while also offering opportunities for efficient control if transmission routes are identified and managed.</w:t>
      </w:r>
    </w:p>
    <w:p w14:paraId="3F485603" w14:textId="417B126E" w:rsidR="0006665E" w:rsidRPr="00A27C90" w:rsidRDefault="0006665E" w:rsidP="004C7EDC">
      <w:pPr>
        <w:spacing w:line="360" w:lineRule="auto"/>
        <w:jc w:val="both"/>
        <w:rPr>
          <w:lang w:val="en-GB"/>
        </w:rPr>
      </w:pPr>
      <w:r w:rsidRPr="00A27C90">
        <w:rPr>
          <w:lang w:val="en-GB"/>
        </w:rPr>
        <w:t xml:space="preserve">APEC transmission is considered to occur through a combination of vertical and horizontal routes. Vertical transmission from breeder </w:t>
      </w:r>
      <w:r w:rsidR="000048F8" w:rsidRPr="00A27C90">
        <w:rPr>
          <w:lang w:val="en-GB"/>
        </w:rPr>
        <w:t>flocks</w:t>
      </w:r>
      <w:r w:rsidRPr="00A27C90">
        <w:rPr>
          <w:lang w:val="en-GB"/>
        </w:rPr>
        <w:t xml:space="preserve"> or higher levels in the breeding pyramid to broiler production flocks has been demonstrated for specific clonal lineages (ref), while horizontal transmission within and between flocks may occur via the environment, management practices and contaminated equipment or personnel (ref). The relative contribution of these routes likely varies between production systems and over </w:t>
      </w:r>
      <w:r w:rsidR="000E075C" w:rsidRPr="00A27C90">
        <w:rPr>
          <w:lang w:val="en-GB"/>
        </w:rPr>
        <w:t>time and</w:t>
      </w:r>
      <w:r w:rsidRPr="00A27C90">
        <w:rPr>
          <w:lang w:val="en-GB"/>
        </w:rPr>
        <w:t xml:space="preserve"> remains an important knowledge gap.</w:t>
      </w:r>
    </w:p>
    <w:p w14:paraId="2804DF5B" w14:textId="61F7BA20" w:rsidR="0006665E" w:rsidRPr="00667484" w:rsidRDefault="0051046F" w:rsidP="00667484">
      <w:pPr>
        <w:spacing w:line="360" w:lineRule="auto"/>
        <w:jc w:val="both"/>
        <w:rPr>
          <w:lang w:val="en-GB"/>
        </w:rPr>
      </w:pPr>
      <w:r w:rsidRPr="00A27C90">
        <w:rPr>
          <w:lang w:val="en-GB"/>
        </w:rPr>
        <w:t xml:space="preserve">In Norway, colibacillosis is an important cause of mortality in broiler production, as reported by Kravik </w:t>
      </w:r>
      <w:r w:rsidRPr="00A27C90">
        <w:rPr>
          <w:i/>
          <w:iCs/>
          <w:lang w:val="en-GB"/>
        </w:rPr>
        <w:t>et al</w:t>
      </w:r>
      <w:r w:rsidRPr="00A27C90">
        <w:rPr>
          <w:lang w:val="en-GB"/>
        </w:rPr>
        <w:t>. (ref) in recent years. Previous genomic studies of Norwegian broiler flocks have demonstrated a diverse APEC population, with STs such as ST23, ST429, ST95 and ST117 frequently associated with disease (refs). These studies have also identified both within-flock diversity and possible between-flock transmission events, including outbreaks involving closely related isolates across farms</w:t>
      </w:r>
      <w:r w:rsidR="00A46474" w:rsidRPr="00A27C90">
        <w:rPr>
          <w:lang w:val="en-GB"/>
        </w:rPr>
        <w:t>, highlighting the value of WGS in combination with epidemiological data to identify potential outbreaks (ref). Despite these advances, there remains limited longitudinal data integrating breeder and broiler levels, and a need to better understand persistence, transmission pathways and population dynamics over time (ref).</w:t>
      </w:r>
    </w:p>
    <w:p w14:paraId="1C79DD0F" w14:textId="750BF0B8" w:rsidR="00BD1AFF" w:rsidRPr="00A27C90" w:rsidRDefault="00BD1AFF" w:rsidP="004C7EDC">
      <w:pPr>
        <w:spacing w:line="360" w:lineRule="auto"/>
        <w:jc w:val="both"/>
        <w:rPr>
          <w:lang w:val="en-GB"/>
        </w:rPr>
      </w:pPr>
      <w:commentRangeStart w:id="16"/>
      <w:commentRangeStart w:id="17"/>
      <w:r w:rsidRPr="00A27C90">
        <w:rPr>
          <w:lang w:val="en-GB"/>
        </w:rPr>
        <w:t>T</w:t>
      </w:r>
      <w:commentRangeEnd w:id="16"/>
      <w:r w:rsidR="001F54CA" w:rsidRPr="00A27C90">
        <w:rPr>
          <w:rStyle w:val="Merknadsreferanse"/>
          <w:sz w:val="20"/>
          <w:szCs w:val="22"/>
          <w:lang w:val="en-GB"/>
        </w:rPr>
        <w:commentReference w:id="16"/>
      </w:r>
      <w:commentRangeEnd w:id="17"/>
      <w:r w:rsidR="006E3F70" w:rsidRPr="00A27C90">
        <w:rPr>
          <w:rStyle w:val="Merknadsreferanse"/>
          <w:sz w:val="20"/>
          <w:szCs w:val="22"/>
          <w:lang w:val="en-GB"/>
        </w:rPr>
        <w:commentReference w:id="17"/>
      </w:r>
      <w:r w:rsidRPr="00A27C90">
        <w:rPr>
          <w:lang w:val="en-GB"/>
        </w:rPr>
        <w:t xml:space="preserve">he aim of this study was to </w:t>
      </w:r>
      <w:r w:rsidR="006E3F70">
        <w:rPr>
          <w:lang w:val="en-GB"/>
        </w:rPr>
        <w:t xml:space="preserve">characterize the long-term population dynamics of APEC in Norwegian broiler and breeder production, identify dominant APEC variants associated with disease, and investigate evidence of transmission across different levels of the production pyramid. </w:t>
      </w:r>
    </w:p>
    <w:p w14:paraId="23D372A6" w14:textId="77777777" w:rsidR="00B2237F" w:rsidRPr="00A27C90" w:rsidRDefault="00B2237F" w:rsidP="004C7EDC">
      <w:pPr>
        <w:spacing w:line="360" w:lineRule="auto"/>
        <w:jc w:val="both"/>
        <w:rPr>
          <w:lang w:val="en-GB"/>
        </w:rPr>
      </w:pPr>
    </w:p>
    <w:p w14:paraId="350A44BC" w14:textId="5A6308BC" w:rsidR="00316503" w:rsidRPr="00A27C90" w:rsidRDefault="00316503" w:rsidP="004C7EDC">
      <w:pPr>
        <w:pStyle w:val="Overskrift2"/>
        <w:spacing w:line="360" w:lineRule="auto"/>
        <w:jc w:val="both"/>
        <w:rPr>
          <w:lang w:val="en-GB"/>
        </w:rPr>
      </w:pPr>
      <w:r w:rsidRPr="00A27C90">
        <w:rPr>
          <w:lang w:val="en-GB"/>
        </w:rPr>
        <w:t>Material</w:t>
      </w:r>
      <w:r w:rsidR="00EC2933" w:rsidRPr="00A27C90">
        <w:rPr>
          <w:lang w:val="en-GB"/>
        </w:rPr>
        <w:t>s</w:t>
      </w:r>
      <w:r w:rsidRPr="00A27C90">
        <w:rPr>
          <w:lang w:val="en-GB"/>
        </w:rPr>
        <w:t xml:space="preserve"> </w:t>
      </w:r>
      <w:r w:rsidR="00EC2933" w:rsidRPr="00A27C90">
        <w:rPr>
          <w:lang w:val="en-GB"/>
        </w:rPr>
        <w:t>and</w:t>
      </w:r>
      <w:r w:rsidRPr="00A27C90">
        <w:rPr>
          <w:lang w:val="en-GB"/>
        </w:rPr>
        <w:t xml:space="preserve"> met</w:t>
      </w:r>
      <w:r w:rsidR="00EC2933" w:rsidRPr="00A27C90">
        <w:rPr>
          <w:lang w:val="en-GB"/>
        </w:rPr>
        <w:t>hods</w:t>
      </w:r>
    </w:p>
    <w:p w14:paraId="2953DA0F" w14:textId="643269A9" w:rsidR="00C07433" w:rsidRPr="00A27C90" w:rsidRDefault="00C07433" w:rsidP="004C7EDC">
      <w:pPr>
        <w:pStyle w:val="Overskrift3"/>
        <w:spacing w:line="360" w:lineRule="auto"/>
        <w:jc w:val="both"/>
        <w:rPr>
          <w:lang w:val="en-GB"/>
        </w:rPr>
      </w:pPr>
      <w:r w:rsidRPr="00A27C90">
        <w:rPr>
          <w:lang w:val="en-GB"/>
        </w:rPr>
        <w:t>Sample collection</w:t>
      </w:r>
    </w:p>
    <w:p w14:paraId="2D9F3358" w14:textId="7BCFF1FB" w:rsidR="008E6195" w:rsidRPr="00A27C90" w:rsidRDefault="00C07433" w:rsidP="004C7EDC">
      <w:pPr>
        <w:spacing w:line="360" w:lineRule="auto"/>
        <w:jc w:val="both"/>
        <w:rPr>
          <w:lang w:val="en-GB"/>
        </w:rPr>
      </w:pPr>
      <w:r w:rsidRPr="00A27C90">
        <w:rPr>
          <w:lang w:val="en-GB"/>
        </w:rPr>
        <w:t xml:space="preserve">Avian pathogenic </w:t>
      </w:r>
      <w:r w:rsidRPr="00A27C90">
        <w:rPr>
          <w:i/>
          <w:iCs/>
          <w:lang w:val="en-GB"/>
        </w:rPr>
        <w:t xml:space="preserve">E. coli </w:t>
      </w:r>
      <w:ins w:id="18" w:author="Sekse, Camilla" w:date="2026-07-28T09:08:00Z" w16du:dateUtc="2026-07-28T07:08:00Z">
        <w:r w:rsidR="00131CC4" w:rsidRPr="00A27C90">
          <w:rPr>
            <w:lang w:val="en-GB"/>
          </w:rPr>
          <w:t>isolates were obtained</w:t>
        </w:r>
      </w:ins>
      <w:del w:id="19" w:author="Sekse, Camilla" w:date="2026-07-28T09:08:00Z" w16du:dateUtc="2026-07-28T07:08:00Z">
        <w:r w:rsidRPr="00A27C90" w:rsidDel="00131CC4">
          <w:rPr>
            <w:lang w:val="en-GB"/>
          </w:rPr>
          <w:delText>was collected</w:delText>
        </w:r>
      </w:del>
      <w:r w:rsidRPr="00A27C90">
        <w:rPr>
          <w:lang w:val="en-GB"/>
        </w:rPr>
        <w:t xml:space="preserve"> from clinical submissions to the Norwegian </w:t>
      </w:r>
      <w:r w:rsidR="007A2155" w:rsidRPr="00A27C90">
        <w:rPr>
          <w:lang w:val="en-GB"/>
        </w:rPr>
        <w:t xml:space="preserve">Veterinary </w:t>
      </w:r>
      <w:r w:rsidRPr="00A27C90">
        <w:rPr>
          <w:lang w:val="en-GB"/>
        </w:rPr>
        <w:t>Institute</w:t>
      </w:r>
      <w:ins w:id="20" w:author="Sekse, Camilla" w:date="2026-07-28T09:15:00Z" w16du:dateUtc="2026-07-28T07:15:00Z">
        <w:r w:rsidR="00BE4056" w:rsidRPr="00A27C90">
          <w:rPr>
            <w:lang w:val="en-GB"/>
          </w:rPr>
          <w:t xml:space="preserve"> (NVI)</w:t>
        </w:r>
      </w:ins>
      <w:ins w:id="21" w:author="Sekse, Camilla" w:date="2026-07-28T09:09:00Z" w16du:dateUtc="2026-07-28T07:09:00Z">
        <w:r w:rsidR="00131CC4" w:rsidRPr="00A27C90">
          <w:rPr>
            <w:lang w:val="en-GB"/>
          </w:rPr>
          <w:t xml:space="preserve">. Isolates originated </w:t>
        </w:r>
      </w:ins>
      <w:del w:id="22" w:author="Sekse, Camilla" w:date="2026-07-28T09:09:00Z" w16du:dateUtc="2026-07-28T07:09:00Z">
        <w:r w:rsidRPr="00A27C90" w:rsidDel="00131CC4">
          <w:rPr>
            <w:lang w:val="en-GB"/>
          </w:rPr>
          <w:delText xml:space="preserve"> </w:delText>
        </w:r>
      </w:del>
      <w:r w:rsidRPr="00A27C90">
        <w:rPr>
          <w:lang w:val="en-GB"/>
        </w:rPr>
        <w:t xml:space="preserve">either </w:t>
      </w:r>
      <w:del w:id="23" w:author="Sekse, Camilla" w:date="2026-07-28T09:10:00Z" w16du:dateUtc="2026-07-28T07:10:00Z">
        <w:r w:rsidRPr="00A27C90" w:rsidDel="00131CC4">
          <w:rPr>
            <w:lang w:val="en-GB"/>
          </w:rPr>
          <w:delText>by</w:delText>
        </w:r>
      </w:del>
      <w:ins w:id="24" w:author="Sekse, Camilla" w:date="2026-07-28T09:10:00Z" w16du:dateUtc="2026-07-28T07:10:00Z">
        <w:r w:rsidR="00131CC4" w:rsidRPr="00A27C90">
          <w:rPr>
            <w:lang w:val="en-GB"/>
          </w:rPr>
          <w:t>from</w:t>
        </w:r>
      </w:ins>
      <w:r w:rsidRPr="00A27C90">
        <w:rPr>
          <w:lang w:val="en-GB"/>
        </w:rPr>
        <w:t xml:space="preserve"> routine </w:t>
      </w:r>
      <w:ins w:id="25" w:author="Sekse, Camilla" w:date="2026-07-28T09:10:00Z" w16du:dateUtc="2026-07-28T07:10:00Z">
        <w:r w:rsidR="00131CC4" w:rsidRPr="00A27C90">
          <w:rPr>
            <w:lang w:val="en-GB"/>
          </w:rPr>
          <w:t xml:space="preserve">diagnostics of poultry flocks </w:t>
        </w:r>
      </w:ins>
      <w:r w:rsidRPr="00A27C90">
        <w:rPr>
          <w:lang w:val="en-GB"/>
        </w:rPr>
        <w:t>submi</w:t>
      </w:r>
      <w:ins w:id="26" w:author="Sekse, Camilla" w:date="2026-07-28T09:11:00Z" w16du:dateUtc="2026-07-28T07:11:00Z">
        <w:r w:rsidR="00131CC4" w:rsidRPr="00A27C90">
          <w:rPr>
            <w:lang w:val="en-GB"/>
          </w:rPr>
          <w:t>tted</w:t>
        </w:r>
      </w:ins>
      <w:del w:id="27" w:author="Sekse, Camilla" w:date="2026-07-28T09:11:00Z" w16du:dateUtc="2026-07-28T07:11:00Z">
        <w:r w:rsidRPr="00A27C90" w:rsidDel="00131CC4">
          <w:rPr>
            <w:lang w:val="en-GB"/>
          </w:rPr>
          <w:delText xml:space="preserve">ssions </w:delText>
        </w:r>
        <w:r w:rsidR="008E6195" w:rsidRPr="00A27C90" w:rsidDel="00131CC4">
          <w:rPr>
            <w:lang w:val="en-GB"/>
          </w:rPr>
          <w:delText xml:space="preserve">directly from </w:delText>
        </w:r>
        <w:commentRangeStart w:id="28"/>
        <w:commentRangeStart w:id="29"/>
        <w:r w:rsidR="008E6195" w:rsidRPr="00A27C90" w:rsidDel="00131CC4">
          <w:rPr>
            <w:lang w:val="en-GB"/>
          </w:rPr>
          <w:delText>the Norwegian poultry industry</w:delText>
        </w:r>
      </w:del>
      <w:ins w:id="30" w:author="Sekse, Camilla" w:date="2026-07-28T09:11:00Z" w16du:dateUtc="2026-07-28T07:11:00Z">
        <w:r w:rsidR="00131CC4" w:rsidRPr="00A27C90">
          <w:rPr>
            <w:lang w:val="en-GB"/>
          </w:rPr>
          <w:t xml:space="preserve"> by field veterinarians and the poultry industry</w:t>
        </w:r>
      </w:ins>
      <w:r w:rsidR="008E6195" w:rsidRPr="00A27C90">
        <w:rPr>
          <w:lang w:val="en-GB"/>
        </w:rPr>
        <w:t xml:space="preserve"> </w:t>
      </w:r>
      <w:commentRangeEnd w:id="28"/>
      <w:r w:rsidR="00AB4A35" w:rsidRPr="00A27C90">
        <w:rPr>
          <w:rStyle w:val="Merknadsreferanse"/>
          <w:sz w:val="20"/>
          <w:szCs w:val="22"/>
          <w:lang w:val="en-GB"/>
        </w:rPr>
        <w:commentReference w:id="28"/>
      </w:r>
      <w:commentRangeEnd w:id="29"/>
      <w:r w:rsidR="00131CC4" w:rsidRPr="00A27C90">
        <w:rPr>
          <w:rStyle w:val="Merknadsreferanse"/>
          <w:sz w:val="20"/>
          <w:szCs w:val="22"/>
          <w:lang w:val="en-GB"/>
        </w:rPr>
        <w:commentReference w:id="29"/>
      </w:r>
      <w:r w:rsidR="008E6195" w:rsidRPr="00A27C90">
        <w:rPr>
          <w:lang w:val="en-GB"/>
        </w:rPr>
        <w:t xml:space="preserve">or from ongoing research projects. Only </w:t>
      </w:r>
      <w:del w:id="31" w:author="Mo, Solveig Sølverød" w:date="2026-06-18T10:57:00Z" w16du:dateUtc="2026-06-18T08:57:00Z">
        <w:r w:rsidR="008E6195" w:rsidRPr="00A27C90" w:rsidDel="007A2155">
          <w:rPr>
            <w:lang w:val="en-GB"/>
          </w:rPr>
          <w:delText>clinical submissions</w:delText>
        </w:r>
      </w:del>
      <w:ins w:id="32" w:author="Mo, Solveig Sølverød" w:date="2026-06-18T10:57:00Z" w16du:dateUtc="2026-06-18T08:57:00Z">
        <w:r w:rsidR="007A2155" w:rsidRPr="00A27C90">
          <w:rPr>
            <w:lang w:val="en-GB"/>
          </w:rPr>
          <w:t>isolates</w:t>
        </w:r>
      </w:ins>
      <w:r w:rsidR="008E6195" w:rsidRPr="00A27C90">
        <w:rPr>
          <w:lang w:val="en-GB"/>
        </w:rPr>
        <w:t xml:space="preserve"> from commercial broiler- or breeder flocks were included in this study</w:t>
      </w:r>
      <w:commentRangeStart w:id="33"/>
      <w:r w:rsidR="008E6195" w:rsidRPr="00A27C90">
        <w:rPr>
          <w:lang w:val="en-GB"/>
        </w:rPr>
        <w:t>.</w:t>
      </w:r>
      <w:commentRangeEnd w:id="33"/>
      <w:r w:rsidR="008E6195" w:rsidRPr="00A27C90">
        <w:rPr>
          <w:rStyle w:val="Merknadsreferanse"/>
          <w:sz w:val="20"/>
          <w:szCs w:val="22"/>
          <w:lang w:val="en-GB"/>
        </w:rPr>
        <w:commentReference w:id="33"/>
      </w:r>
      <w:r w:rsidR="008F6D98" w:rsidRPr="00A27C90">
        <w:rPr>
          <w:lang w:val="en-GB"/>
        </w:rPr>
        <w:t xml:space="preserve"> A description of all isolates can be found in </w:t>
      </w:r>
      <w:del w:id="34" w:author="Sekse, Camilla" w:date="2026-07-28T09:11:00Z" w16du:dateUtc="2026-07-28T07:11:00Z">
        <w:r w:rsidR="008F6D98" w:rsidRPr="00A27C90" w:rsidDel="00131CC4">
          <w:rPr>
            <w:lang w:val="en-GB"/>
          </w:rPr>
          <w:delText>the s</w:delText>
        </w:r>
      </w:del>
      <w:ins w:id="35" w:author="Sekse, Camilla" w:date="2026-07-28T09:12:00Z" w16du:dateUtc="2026-07-28T07:12:00Z">
        <w:r w:rsidR="00131CC4" w:rsidRPr="00A27C90">
          <w:rPr>
            <w:lang w:val="en-GB"/>
          </w:rPr>
          <w:t>S</w:t>
        </w:r>
      </w:ins>
      <w:r w:rsidR="008F6D98" w:rsidRPr="00A27C90">
        <w:rPr>
          <w:lang w:val="en-GB"/>
        </w:rPr>
        <w:t>upplementary table 1.</w:t>
      </w:r>
      <w:ins w:id="36" w:author="Mo, Solveig Sølverød" w:date="2026-06-18T10:58:00Z" w16du:dateUtc="2026-06-18T08:58:00Z">
        <w:r w:rsidR="007A2155" w:rsidRPr="00A27C90">
          <w:rPr>
            <w:lang w:val="en-GB"/>
          </w:rPr>
          <w:t xml:space="preserve"> Notably, t</w:t>
        </w:r>
      </w:ins>
      <w:ins w:id="37" w:author="Mo, Solveig Sølverød" w:date="2026-06-18T10:59:00Z" w16du:dateUtc="2026-06-18T08:59:00Z">
        <w:r w:rsidR="007A2155" w:rsidRPr="00A27C90">
          <w:rPr>
            <w:lang w:val="en-GB"/>
          </w:rPr>
          <w:t xml:space="preserve">he collection of APEC </w:t>
        </w:r>
      </w:ins>
      <w:ins w:id="38" w:author="Sekse, Camilla" w:date="2026-07-28T09:13:00Z" w16du:dateUtc="2026-07-28T07:13:00Z">
        <w:r w:rsidR="00BE4056" w:rsidRPr="00A27C90">
          <w:rPr>
            <w:lang w:val="en-GB"/>
          </w:rPr>
          <w:t xml:space="preserve">isolates </w:t>
        </w:r>
      </w:ins>
      <w:ins w:id="39" w:author="Mo, Solveig Sølverød" w:date="2026-06-18T10:59:00Z" w16du:dateUtc="2026-06-18T08:59:00Z">
        <w:r w:rsidR="007A2155" w:rsidRPr="00A27C90">
          <w:rPr>
            <w:lang w:val="en-GB"/>
          </w:rPr>
          <w:t>was skewed, as active collection through research projects (</w:t>
        </w:r>
      </w:ins>
      <w:ins w:id="40" w:author="Sekse, Camilla" w:date="2026-07-28T09:12:00Z" w16du:dateUtc="2026-07-28T07:12:00Z">
        <w:r w:rsidR="00131CC4" w:rsidRPr="00A27C90">
          <w:rPr>
            <w:lang w:val="en-GB"/>
          </w:rPr>
          <w:t>2018-202</w:t>
        </w:r>
      </w:ins>
      <w:ins w:id="41" w:author="Sekse, Camilla" w:date="2026-07-28T09:16:00Z" w16du:dateUtc="2026-07-28T07:16:00Z">
        <w:r w:rsidR="00BE4056" w:rsidRPr="00A27C90">
          <w:rPr>
            <w:lang w:val="en-GB"/>
          </w:rPr>
          <w:t>2</w:t>
        </w:r>
      </w:ins>
      <w:ins w:id="42" w:author="Mo, Solveig Sølverød" w:date="2026-06-18T10:59:00Z" w16du:dateUtc="2026-06-18T08:59:00Z">
        <w:del w:id="43" w:author="Sekse, Camilla" w:date="2026-07-28T09:12:00Z" w16du:dateUtc="2026-07-28T07:12:00Z">
          <w:r w:rsidR="007A2155" w:rsidRPr="00A27C90" w:rsidDel="00131CC4">
            <w:rPr>
              <w:lang w:val="en-GB"/>
            </w:rPr>
            <w:delText>sett inn år</w:delText>
          </w:r>
        </w:del>
        <w:r w:rsidR="007A2155" w:rsidRPr="00A27C90">
          <w:rPr>
            <w:lang w:val="en-GB"/>
          </w:rPr>
          <w:t>) and active surveillance of APEC (</w:t>
        </w:r>
      </w:ins>
      <w:ins w:id="44" w:author="Mo, Solveig Sølverød" w:date="2026-06-18T11:00:00Z" w16du:dateUtc="2026-06-18T09:00:00Z">
        <w:r w:rsidR="007A2155" w:rsidRPr="00A27C90">
          <w:rPr>
            <w:lang w:val="en-GB"/>
          </w:rPr>
          <w:t>2024-2025) contributed with a larger number of isolates some years.</w:t>
        </w:r>
      </w:ins>
    </w:p>
    <w:p w14:paraId="64CC7E41" w14:textId="011FFB83" w:rsidR="008E6195" w:rsidRPr="00A27C90" w:rsidRDefault="008E6195" w:rsidP="004C7EDC">
      <w:pPr>
        <w:spacing w:line="360" w:lineRule="auto"/>
        <w:jc w:val="both"/>
        <w:rPr>
          <w:lang w:val="en-GB"/>
        </w:rPr>
      </w:pPr>
      <w:r w:rsidRPr="00A27C90">
        <w:rPr>
          <w:lang w:val="en-GB"/>
        </w:rPr>
        <w:t xml:space="preserve">An APEC diagnosis was based on detection of typical </w:t>
      </w:r>
      <w:ins w:id="45" w:author="Mo, Solveig Sølverød" w:date="2026-07-27T11:07:00Z" w16du:dateUtc="2026-07-27T09:07:00Z">
        <w:r w:rsidR="00AB4A35" w:rsidRPr="00A27C90">
          <w:rPr>
            <w:lang w:val="en-GB"/>
          </w:rPr>
          <w:t xml:space="preserve">macroscopic </w:t>
        </w:r>
      </w:ins>
      <w:r w:rsidRPr="00A27C90">
        <w:rPr>
          <w:lang w:val="en-GB"/>
        </w:rPr>
        <w:t xml:space="preserve">lesions compatible with colibacillosis, and the detection of pure- or dominating culture of </w:t>
      </w:r>
      <w:r w:rsidRPr="00A27C90">
        <w:rPr>
          <w:i/>
          <w:iCs/>
          <w:lang w:val="en-GB"/>
        </w:rPr>
        <w:t>E. coli</w:t>
      </w:r>
      <w:r w:rsidRPr="00A27C90">
        <w:rPr>
          <w:lang w:val="en-GB"/>
        </w:rPr>
        <w:t xml:space="preserve"> from inner organs or skin. </w:t>
      </w:r>
    </w:p>
    <w:p w14:paraId="3179959B" w14:textId="0E611275" w:rsidR="009B326C" w:rsidRPr="00A27C90" w:rsidRDefault="00623B4C" w:rsidP="004C7EDC">
      <w:pPr>
        <w:spacing w:line="360" w:lineRule="auto"/>
        <w:jc w:val="both"/>
        <w:rPr>
          <w:lang w:val="en-GB"/>
        </w:rPr>
      </w:pPr>
      <w:r w:rsidRPr="00A27C90">
        <w:rPr>
          <w:lang w:val="en-GB"/>
        </w:rPr>
        <w:t>APEC isolates originated from clinical submissions to the section of pathology (</w:t>
      </w:r>
      <w:r w:rsidR="00864E17" w:rsidRPr="00A27C90">
        <w:rPr>
          <w:lang w:val="en-GB"/>
        </w:rPr>
        <w:t xml:space="preserve">carcasses and organ samples, </w:t>
      </w:r>
      <w:r w:rsidRPr="00A27C90">
        <w:rPr>
          <w:lang w:val="en-GB"/>
        </w:rPr>
        <w:t>n=</w:t>
      </w:r>
      <w:ins w:id="46" w:author="Mo, Solveig Sølverød" w:date="2026-02-13T14:17:00Z" w16du:dateUtc="2026-02-13T13:17:00Z">
        <w:r w:rsidR="001F2742" w:rsidRPr="00A27C90">
          <w:rPr>
            <w:lang w:val="en-GB"/>
          </w:rPr>
          <w:t>109</w:t>
        </w:r>
      </w:ins>
      <w:ins w:id="47" w:author="Mo, Solveig Sølverød" w:date="2026-03-24T14:31:00Z" w16du:dateUtc="2026-03-24T13:31:00Z">
        <w:r w:rsidR="0066476A" w:rsidRPr="00A27C90">
          <w:rPr>
            <w:lang w:val="en-GB"/>
          </w:rPr>
          <w:t xml:space="preserve"> submissions</w:t>
        </w:r>
      </w:ins>
      <w:r w:rsidRPr="00A27C90">
        <w:rPr>
          <w:lang w:val="en-GB"/>
        </w:rPr>
        <w:t>) or section of bacteriology (</w:t>
      </w:r>
      <w:r w:rsidR="00864E17" w:rsidRPr="00A27C90">
        <w:rPr>
          <w:lang w:val="en-GB"/>
        </w:rPr>
        <w:t xml:space="preserve">swabs, </w:t>
      </w:r>
      <w:r w:rsidRPr="00A27C90">
        <w:rPr>
          <w:lang w:val="en-GB"/>
        </w:rPr>
        <w:t>n=</w:t>
      </w:r>
      <w:ins w:id="48" w:author="Mo, Solveig Sølverød" w:date="2026-02-13T14:16:00Z" w16du:dateUtc="2026-02-13T13:16:00Z">
        <w:r w:rsidR="001F2742" w:rsidRPr="00A27C90">
          <w:rPr>
            <w:lang w:val="en-GB"/>
          </w:rPr>
          <w:t>152</w:t>
        </w:r>
      </w:ins>
      <w:ins w:id="49" w:author="Mo, Solveig Sølverød" w:date="2026-03-24T14:31:00Z" w16du:dateUtc="2026-03-24T13:31:00Z">
        <w:r w:rsidR="0066476A" w:rsidRPr="00A27C90">
          <w:rPr>
            <w:lang w:val="en-GB"/>
          </w:rPr>
          <w:t xml:space="preserve"> submissions</w:t>
        </w:r>
      </w:ins>
      <w:r w:rsidRPr="00A27C90">
        <w:rPr>
          <w:lang w:val="en-GB"/>
        </w:rPr>
        <w:t xml:space="preserve">) at </w:t>
      </w:r>
      <w:del w:id="50" w:author="Sekse, Camilla" w:date="2026-07-28T09:15:00Z" w16du:dateUtc="2026-07-28T07:15:00Z">
        <w:r w:rsidRPr="00A27C90" w:rsidDel="00BE4056">
          <w:rPr>
            <w:lang w:val="en-GB"/>
          </w:rPr>
          <w:delText>the Norwegian Veterinary Institute</w:delText>
        </w:r>
      </w:del>
      <w:ins w:id="51" w:author="Sekse, Camilla" w:date="2026-07-28T09:15:00Z" w16du:dateUtc="2026-07-28T07:15:00Z">
        <w:r w:rsidR="00BE4056" w:rsidRPr="00A27C90">
          <w:rPr>
            <w:lang w:val="en-GB"/>
          </w:rPr>
          <w:t>NVI</w:t>
        </w:r>
      </w:ins>
      <w:r w:rsidRPr="00A27C90">
        <w:rPr>
          <w:lang w:val="en-GB"/>
        </w:rPr>
        <w:t xml:space="preserve"> from January 2018</w:t>
      </w:r>
      <w:ins w:id="52" w:author="Sekse, Camilla" w:date="2026-07-28T09:15:00Z" w16du:dateUtc="2026-07-28T07:15:00Z">
        <w:r w:rsidR="00BE4056" w:rsidRPr="00A27C90">
          <w:rPr>
            <w:lang w:val="en-GB"/>
          </w:rPr>
          <w:t xml:space="preserve"> to</w:t>
        </w:r>
      </w:ins>
      <w:del w:id="53" w:author="Sekse, Camilla" w:date="2026-07-28T09:15:00Z" w16du:dateUtc="2026-07-28T07:15:00Z">
        <w:r w:rsidRPr="00A27C90" w:rsidDel="00BE4056">
          <w:rPr>
            <w:lang w:val="en-GB"/>
          </w:rPr>
          <w:delText>-</w:delText>
        </w:r>
      </w:del>
      <w:r w:rsidRPr="00A27C90">
        <w:rPr>
          <w:lang w:val="en-GB"/>
        </w:rPr>
        <w:t xml:space="preserve"> December </w:t>
      </w:r>
      <w:ins w:id="54" w:author="Mo, Solveig Sølverød" w:date="2026-02-13T13:48:00Z" w16du:dateUtc="2026-02-13T12:48:00Z">
        <w:r w:rsidR="000B10E7" w:rsidRPr="00A27C90">
          <w:rPr>
            <w:lang w:val="en-GB"/>
          </w:rPr>
          <w:t>2025</w:t>
        </w:r>
      </w:ins>
      <w:r w:rsidRPr="00A27C90">
        <w:rPr>
          <w:lang w:val="en-GB"/>
        </w:rPr>
        <w:t xml:space="preserve">. In addition, APEC isolates collected in </w:t>
      </w:r>
      <w:r w:rsidR="002A5224" w:rsidRPr="00A27C90">
        <w:rPr>
          <w:lang w:val="en-GB"/>
        </w:rPr>
        <w:t xml:space="preserve">the research project </w:t>
      </w:r>
      <w:commentRangeStart w:id="55"/>
      <w:commentRangeStart w:id="56"/>
      <w:commentRangeStart w:id="57"/>
      <w:commentRangeStart w:id="58"/>
      <w:r w:rsidR="002A5224" w:rsidRPr="00A27C90">
        <w:rPr>
          <w:lang w:val="en-GB"/>
        </w:rPr>
        <w:t xml:space="preserve">APEC-SEQ </w:t>
      </w:r>
      <w:commentRangeEnd w:id="55"/>
      <w:r w:rsidR="00896D49" w:rsidRPr="00A27C90">
        <w:rPr>
          <w:rStyle w:val="Merknadsreferanse"/>
          <w:sz w:val="20"/>
          <w:szCs w:val="22"/>
          <w:lang w:val="en-GB"/>
        </w:rPr>
        <w:commentReference w:id="55"/>
      </w:r>
      <w:commentRangeEnd w:id="56"/>
      <w:r w:rsidR="00EB6548" w:rsidRPr="00A27C90">
        <w:rPr>
          <w:rStyle w:val="Merknadsreferanse"/>
          <w:sz w:val="20"/>
          <w:szCs w:val="22"/>
          <w:lang w:val="en-GB"/>
        </w:rPr>
        <w:commentReference w:id="56"/>
      </w:r>
      <w:commentRangeEnd w:id="57"/>
      <w:r w:rsidR="004C5654" w:rsidRPr="00A27C90">
        <w:rPr>
          <w:rStyle w:val="Merknadsreferanse"/>
          <w:sz w:val="20"/>
          <w:szCs w:val="22"/>
          <w:lang w:val="en-GB"/>
        </w:rPr>
        <w:commentReference w:id="57"/>
      </w:r>
      <w:commentRangeEnd w:id="58"/>
      <w:r w:rsidR="0066476A" w:rsidRPr="00A27C90">
        <w:rPr>
          <w:rStyle w:val="Merknadsreferanse"/>
          <w:sz w:val="20"/>
          <w:szCs w:val="22"/>
          <w:lang w:val="en-GB"/>
        </w:rPr>
        <w:commentReference w:id="58"/>
      </w:r>
      <w:r w:rsidR="002A5224" w:rsidRPr="00A27C90">
        <w:rPr>
          <w:lang w:val="en-GB"/>
        </w:rPr>
        <w:t>(</w:t>
      </w:r>
      <w:r w:rsidR="00CC53CC" w:rsidRPr="00A27C90">
        <w:rPr>
          <w:lang w:val="en-GB"/>
        </w:rPr>
        <w:t xml:space="preserve">the Research Council of Norway </w:t>
      </w:r>
      <w:r w:rsidR="002A5224" w:rsidRPr="00A27C90">
        <w:rPr>
          <w:lang w:val="en-GB"/>
        </w:rPr>
        <w:t>grant number 280385)</w:t>
      </w:r>
      <w:r w:rsidR="004C2A8A" w:rsidRPr="00A27C90">
        <w:rPr>
          <w:lang w:val="en-GB"/>
        </w:rPr>
        <w:t xml:space="preserve"> in </w:t>
      </w:r>
      <w:r w:rsidR="00534AA9" w:rsidRPr="00A27C90">
        <w:rPr>
          <w:lang w:val="en-GB"/>
        </w:rPr>
        <w:t>2018-2021</w:t>
      </w:r>
      <w:r w:rsidR="004C2A8A" w:rsidRPr="00A27C90">
        <w:rPr>
          <w:lang w:val="en-GB"/>
        </w:rPr>
        <w:t xml:space="preserve"> </w:t>
      </w:r>
      <w:r w:rsidRPr="00A27C90">
        <w:rPr>
          <w:lang w:val="en-GB"/>
        </w:rPr>
        <w:t>were included</w:t>
      </w:r>
      <w:ins w:id="59" w:author="Mo, Solveig Sølverød" w:date="2026-03-24T14:31:00Z" w16du:dateUtc="2026-03-24T13:31:00Z">
        <w:r w:rsidR="0066476A" w:rsidRPr="00A27C90">
          <w:rPr>
            <w:lang w:val="en-GB"/>
          </w:rPr>
          <w:t xml:space="preserve"> (swabs, n=96 </w:t>
        </w:r>
        <w:r w:rsidR="0066476A" w:rsidRPr="00A27C90">
          <w:rPr>
            <w:lang w:val="en-GB"/>
          </w:rPr>
          <w:lastRenderedPageBreak/>
          <w:t>submissions)</w:t>
        </w:r>
      </w:ins>
      <w:r w:rsidR="001768B3" w:rsidRPr="00A27C90">
        <w:rPr>
          <w:lang w:val="en-GB"/>
        </w:rPr>
        <w:t xml:space="preserve"> (</w:t>
      </w:r>
      <w:commentRangeStart w:id="60"/>
      <w:r w:rsidR="001768B3" w:rsidRPr="00A27C90">
        <w:rPr>
          <w:lang w:val="en-GB"/>
        </w:rPr>
        <w:t>sett inn ref fra Ingers publikasjoner</w:t>
      </w:r>
      <w:commentRangeEnd w:id="60"/>
      <w:r w:rsidR="00534AA9" w:rsidRPr="00A27C90">
        <w:rPr>
          <w:rStyle w:val="Merknadsreferanse"/>
          <w:sz w:val="20"/>
          <w:szCs w:val="22"/>
          <w:lang w:val="en-GB"/>
        </w:rPr>
        <w:commentReference w:id="60"/>
      </w:r>
      <w:r w:rsidR="001768B3" w:rsidRPr="00A27C90">
        <w:rPr>
          <w:lang w:val="en-GB"/>
        </w:rPr>
        <w:t>)</w:t>
      </w:r>
      <w:ins w:id="61" w:author="Mo, Solveig Sølverød" w:date="2026-03-24T14:24:00Z" w16du:dateUtc="2026-03-24T13:24:00Z">
        <w:r w:rsidR="008E5B81" w:rsidRPr="00A27C90">
          <w:rPr>
            <w:lang w:val="en-GB"/>
          </w:rPr>
          <w:t xml:space="preserve"> and </w:t>
        </w:r>
      </w:ins>
      <w:ins w:id="62" w:author="Sekse, Camilla" w:date="2026-07-28T09:17:00Z" w16du:dateUtc="2026-07-28T07:17:00Z">
        <w:r w:rsidR="00BE4056" w:rsidRPr="00A27C90">
          <w:rPr>
            <w:lang w:val="en-GB"/>
          </w:rPr>
          <w:t>an</w:t>
        </w:r>
      </w:ins>
      <w:ins w:id="63" w:author="Mo, Solveig Sølverød" w:date="2026-03-24T14:24:00Z" w16du:dateUtc="2026-03-24T13:24:00Z">
        <w:del w:id="64" w:author="Sekse, Camilla" w:date="2026-07-28T09:17:00Z" w16du:dateUtc="2026-07-28T07:17:00Z">
          <w:r w:rsidR="008E5B81" w:rsidRPr="00A27C90" w:rsidDel="00BE4056">
            <w:rPr>
              <w:lang w:val="en-GB"/>
            </w:rPr>
            <w:delText>the</w:delText>
          </w:r>
        </w:del>
        <w:r w:rsidR="008E5B81" w:rsidRPr="00A27C90">
          <w:rPr>
            <w:lang w:val="en-GB"/>
          </w:rPr>
          <w:t xml:space="preserve"> internal project APEC </w:t>
        </w:r>
        <w:commentRangeStart w:id="65"/>
        <w:r w:rsidR="008E5B81" w:rsidRPr="00A27C90">
          <w:rPr>
            <w:lang w:val="en-GB"/>
          </w:rPr>
          <w:t>Pilot</w:t>
        </w:r>
      </w:ins>
      <w:commentRangeEnd w:id="65"/>
      <w:r w:rsidR="0066476A" w:rsidRPr="00A27C90">
        <w:rPr>
          <w:rStyle w:val="Merknadsreferanse"/>
          <w:sz w:val="20"/>
          <w:szCs w:val="22"/>
          <w:lang w:val="en-GB"/>
        </w:rPr>
        <w:commentReference w:id="65"/>
      </w:r>
      <w:ins w:id="66" w:author="Mo, Solveig Sølverød" w:date="2026-03-24T14:24:00Z" w16du:dateUtc="2026-03-24T13:24:00Z">
        <w:r w:rsidR="008E5B81" w:rsidRPr="00A27C90">
          <w:rPr>
            <w:lang w:val="en-GB"/>
          </w:rPr>
          <w:t xml:space="preserve"> </w:t>
        </w:r>
      </w:ins>
      <w:ins w:id="67" w:author="Mo, Solveig Sølverød" w:date="2026-03-24T14:32:00Z" w16du:dateUtc="2026-03-24T13:32:00Z">
        <w:r w:rsidR="0066476A" w:rsidRPr="00A27C90">
          <w:rPr>
            <w:lang w:val="en-GB"/>
          </w:rPr>
          <w:t>(swabs, n=21 submissions)</w:t>
        </w:r>
      </w:ins>
      <w:r w:rsidRPr="00A27C90">
        <w:rPr>
          <w:lang w:val="en-GB"/>
        </w:rPr>
        <w:t>. Swab samples</w:t>
      </w:r>
      <w:r w:rsidR="00927D37" w:rsidRPr="00A27C90">
        <w:rPr>
          <w:lang w:val="en-GB"/>
        </w:rPr>
        <w:t>, submitted directly to section for bacteriology or collected from carcasses and/or inner organs of diseased birds at section for pathology,</w:t>
      </w:r>
      <w:r w:rsidRPr="00A27C90">
        <w:rPr>
          <w:lang w:val="en-GB"/>
        </w:rPr>
        <w:t xml:space="preserve"> were analysed at section for bacteriology.</w:t>
      </w:r>
      <w:r w:rsidR="001768B3" w:rsidRPr="00A27C90">
        <w:rPr>
          <w:lang w:val="en-GB"/>
        </w:rPr>
        <w:t xml:space="preserve"> Briefly, swabs were cultured on two blood agar</w:t>
      </w:r>
      <w:r w:rsidR="00ED080C" w:rsidRPr="00A27C90">
        <w:rPr>
          <w:lang w:val="en-GB"/>
        </w:rPr>
        <w:t xml:space="preserve"> (BA)</w:t>
      </w:r>
      <w:r w:rsidR="001768B3" w:rsidRPr="00A27C90">
        <w:rPr>
          <w:lang w:val="en-GB"/>
        </w:rPr>
        <w:t xml:space="preserve"> plates and one </w:t>
      </w:r>
      <w:r w:rsidR="00ED080C" w:rsidRPr="00A27C90">
        <w:rPr>
          <w:lang w:val="en-GB"/>
        </w:rPr>
        <w:t>Heart Infusion Agar (HIA) supplemented with 6% lactose-saccharose solution,</w:t>
      </w:r>
      <w:r w:rsidR="001768B3" w:rsidRPr="00A27C90">
        <w:rPr>
          <w:lang w:val="en-GB"/>
        </w:rPr>
        <w:t xml:space="preserve"> and incubated anaerobically (one </w:t>
      </w:r>
      <w:r w:rsidR="00ED080C" w:rsidRPr="00A27C90">
        <w:rPr>
          <w:lang w:val="en-GB"/>
        </w:rPr>
        <w:t>BA</w:t>
      </w:r>
      <w:r w:rsidR="001768B3" w:rsidRPr="00A27C90">
        <w:rPr>
          <w:lang w:val="en-GB"/>
        </w:rPr>
        <w:t xml:space="preserve"> plate), </w:t>
      </w:r>
      <w:r w:rsidR="004B3161" w:rsidRPr="00A27C90">
        <w:rPr>
          <w:lang w:val="en-GB"/>
        </w:rPr>
        <w:t xml:space="preserve">in 5% CO2 (one </w:t>
      </w:r>
      <w:r w:rsidR="00ED080C" w:rsidRPr="00A27C90">
        <w:rPr>
          <w:lang w:val="en-GB"/>
        </w:rPr>
        <w:t>BA</w:t>
      </w:r>
      <w:r w:rsidR="004B3161" w:rsidRPr="00A27C90">
        <w:rPr>
          <w:lang w:val="en-GB"/>
        </w:rPr>
        <w:t xml:space="preserve"> plate) </w:t>
      </w:r>
      <w:r w:rsidR="001768B3" w:rsidRPr="00A27C90">
        <w:rPr>
          <w:lang w:val="en-GB"/>
        </w:rPr>
        <w:t>and aerobically (</w:t>
      </w:r>
      <w:r w:rsidR="00ED080C" w:rsidRPr="00A27C90">
        <w:rPr>
          <w:lang w:val="en-GB"/>
        </w:rPr>
        <w:t>HIA</w:t>
      </w:r>
      <w:r w:rsidR="001768B3" w:rsidRPr="00A27C90">
        <w:rPr>
          <w:lang w:val="en-GB"/>
        </w:rPr>
        <w:t>) at 37</w:t>
      </w:r>
      <w:r w:rsidR="004B3161" w:rsidRPr="00A27C90">
        <w:rPr>
          <w:vertAlign w:val="superscript"/>
          <w:lang w:val="en-GB"/>
        </w:rPr>
        <w:t xml:space="preserve"> </w:t>
      </w:r>
      <w:r w:rsidR="004B3161" w:rsidRPr="00A27C90">
        <w:rPr>
          <w:lang w:val="en-GB"/>
        </w:rPr>
        <w:t>±1</w:t>
      </w:r>
      <w:r w:rsidR="004B3161" w:rsidRPr="00A27C90">
        <w:rPr>
          <w:vertAlign w:val="superscript"/>
          <w:lang w:val="en-GB"/>
        </w:rPr>
        <w:t xml:space="preserve"> o</w:t>
      </w:r>
      <w:r w:rsidR="004B3161" w:rsidRPr="00A27C90">
        <w:rPr>
          <w:lang w:val="en-GB"/>
        </w:rPr>
        <w:t xml:space="preserve"> </w:t>
      </w:r>
      <w:r w:rsidR="001768B3" w:rsidRPr="00A27C90">
        <w:rPr>
          <w:lang w:val="en-GB"/>
        </w:rPr>
        <w:t xml:space="preserve">C </w:t>
      </w:r>
      <w:r w:rsidR="00864E17" w:rsidRPr="00A27C90">
        <w:rPr>
          <w:lang w:val="en-GB"/>
        </w:rPr>
        <w:t>for 16-24 hours</w:t>
      </w:r>
      <w:r w:rsidR="001768B3" w:rsidRPr="00A27C90">
        <w:rPr>
          <w:lang w:val="en-GB"/>
        </w:rPr>
        <w:t xml:space="preserve">. Pure- or dominating growth of </w:t>
      </w:r>
      <w:r w:rsidR="00346FDF" w:rsidRPr="00A27C90">
        <w:rPr>
          <w:i/>
          <w:iCs/>
          <w:lang w:val="en-GB"/>
        </w:rPr>
        <w:t>E. coli</w:t>
      </w:r>
      <w:r w:rsidR="001768B3" w:rsidRPr="00A27C90">
        <w:rPr>
          <w:lang w:val="en-GB"/>
        </w:rPr>
        <w:t xml:space="preserve"> was interpreted as </w:t>
      </w:r>
      <w:r w:rsidR="009716C7" w:rsidRPr="00A27C90">
        <w:rPr>
          <w:lang w:val="en-GB"/>
        </w:rPr>
        <w:t>colibacillosis</w:t>
      </w:r>
      <w:r w:rsidR="001768B3" w:rsidRPr="00A27C90">
        <w:rPr>
          <w:lang w:val="en-GB"/>
        </w:rPr>
        <w:t xml:space="preserve">. Isolates were confirmed as </w:t>
      </w:r>
      <w:r w:rsidR="00346FDF" w:rsidRPr="00A27C90">
        <w:rPr>
          <w:i/>
          <w:iCs/>
          <w:lang w:val="en-GB"/>
        </w:rPr>
        <w:t>E. coli</w:t>
      </w:r>
      <w:r w:rsidR="001768B3" w:rsidRPr="00A27C90">
        <w:rPr>
          <w:lang w:val="en-GB"/>
        </w:rPr>
        <w:t xml:space="preserve"> by a positive indole test and</w:t>
      </w:r>
      <w:r w:rsidR="009716C7" w:rsidRPr="00A27C90">
        <w:rPr>
          <w:lang w:val="en-GB"/>
        </w:rPr>
        <w:t>/or</w:t>
      </w:r>
      <w:r w:rsidR="001768B3" w:rsidRPr="00A27C90">
        <w:rPr>
          <w:lang w:val="en-GB"/>
        </w:rPr>
        <w:t xml:space="preserve"> by MALDI-TOF</w:t>
      </w:r>
      <w:r w:rsidR="00561521" w:rsidRPr="00A27C90">
        <w:rPr>
          <w:lang w:val="en-GB"/>
        </w:rPr>
        <w:t xml:space="preserve"> (Bruker)</w:t>
      </w:r>
      <w:r w:rsidR="001768B3" w:rsidRPr="00A27C90">
        <w:rPr>
          <w:lang w:val="en-GB"/>
        </w:rPr>
        <w:t>. All isolates were stored at -80</w:t>
      </w:r>
      <w:r w:rsidR="001768B3" w:rsidRPr="00A27C90">
        <w:rPr>
          <w:vertAlign w:val="superscript"/>
          <w:lang w:val="en-GB"/>
        </w:rPr>
        <w:t>o</w:t>
      </w:r>
      <w:r w:rsidR="001768B3" w:rsidRPr="00A27C90">
        <w:rPr>
          <w:lang w:val="en-GB"/>
        </w:rPr>
        <w:t>C in the bioba</w:t>
      </w:r>
      <w:r w:rsidR="00DC6DB1" w:rsidRPr="00A27C90">
        <w:rPr>
          <w:lang w:val="en-GB"/>
        </w:rPr>
        <w:t xml:space="preserve">nk at </w:t>
      </w:r>
      <w:ins w:id="68" w:author="Sekse, Camilla" w:date="2026-07-28T09:18:00Z" w16du:dateUtc="2026-07-28T07:18:00Z">
        <w:r w:rsidR="0075056D" w:rsidRPr="00A27C90">
          <w:rPr>
            <w:lang w:val="en-GB"/>
          </w:rPr>
          <w:t>NVI</w:t>
        </w:r>
      </w:ins>
      <w:del w:id="69" w:author="Sekse, Camilla" w:date="2026-07-28T09:18:00Z" w16du:dateUtc="2026-07-28T07:18:00Z">
        <w:r w:rsidR="00DC6DB1" w:rsidRPr="00A27C90" w:rsidDel="0075056D">
          <w:rPr>
            <w:lang w:val="en-GB"/>
          </w:rPr>
          <w:delText>the Norwegian Veterinary Institute</w:delText>
        </w:r>
      </w:del>
      <w:r w:rsidR="00DC6DB1" w:rsidRPr="00A27C90">
        <w:rPr>
          <w:lang w:val="en-GB"/>
        </w:rPr>
        <w:t xml:space="preserve">. </w:t>
      </w:r>
    </w:p>
    <w:p w14:paraId="05AD7C0E" w14:textId="022C41FE" w:rsidR="003A5854" w:rsidRPr="00A27C90" w:rsidRDefault="003A5854" w:rsidP="004C7EDC">
      <w:pPr>
        <w:pStyle w:val="Overskrift3"/>
        <w:spacing w:line="360" w:lineRule="auto"/>
        <w:jc w:val="both"/>
        <w:rPr>
          <w:lang w:val="en-GB"/>
        </w:rPr>
      </w:pPr>
      <w:r w:rsidRPr="00A27C90">
        <w:rPr>
          <w:lang w:val="en-GB"/>
        </w:rPr>
        <w:t>DNA e</w:t>
      </w:r>
      <w:r w:rsidR="009B326C" w:rsidRPr="00A27C90">
        <w:rPr>
          <w:lang w:val="en-GB"/>
        </w:rPr>
        <w:t>xtraction</w:t>
      </w:r>
    </w:p>
    <w:p w14:paraId="152A4C2F" w14:textId="4D468949" w:rsidR="009B326C" w:rsidRPr="00A27C90" w:rsidRDefault="009B326C">
      <w:pPr>
        <w:spacing w:line="480" w:lineRule="auto"/>
        <w:jc w:val="both"/>
        <w:rPr>
          <w:lang w:val="en-GB"/>
          <w:rPrChange w:id="70" w:author="Sekse, Camilla" w:date="2026-07-28T09:21:00Z" w16du:dateUtc="2026-07-28T07:21:00Z">
            <w:rPr/>
          </w:rPrChange>
        </w:rPr>
        <w:pPrChange w:id="71" w:author="Sekse, Camilla" w:date="2026-07-28T09:23:00Z" w16du:dateUtc="2026-07-28T07:23:00Z">
          <w:pPr>
            <w:spacing w:line="360" w:lineRule="auto"/>
          </w:pPr>
        </w:pPrChange>
      </w:pPr>
      <w:r w:rsidRPr="00A27C90">
        <w:rPr>
          <w:lang w:val="en-GB"/>
        </w:rPr>
        <w:t>Total genomic DNA was extracted manually using the Q</w:t>
      </w:r>
      <w:r w:rsidR="008672D4" w:rsidRPr="00A27C90">
        <w:rPr>
          <w:lang w:val="en-GB"/>
        </w:rPr>
        <w:t>IAmp®</w:t>
      </w:r>
      <w:r w:rsidRPr="00A27C90">
        <w:rPr>
          <w:lang w:val="en-GB"/>
        </w:rPr>
        <w:t xml:space="preserve"> DNA </w:t>
      </w:r>
      <w:r w:rsidR="008672D4" w:rsidRPr="00A27C90">
        <w:rPr>
          <w:lang w:val="en-GB"/>
        </w:rPr>
        <w:t>M</w:t>
      </w:r>
      <w:r w:rsidRPr="00A27C90">
        <w:rPr>
          <w:lang w:val="en-GB"/>
        </w:rPr>
        <w:t xml:space="preserve">ini </w:t>
      </w:r>
      <w:r w:rsidR="008672D4" w:rsidRPr="00A27C90">
        <w:rPr>
          <w:lang w:val="en-GB"/>
        </w:rPr>
        <w:t>K</w:t>
      </w:r>
      <w:r w:rsidRPr="00A27C90">
        <w:rPr>
          <w:lang w:val="en-GB"/>
        </w:rPr>
        <w:t>it</w:t>
      </w:r>
      <w:r w:rsidR="008672D4" w:rsidRPr="00A27C90">
        <w:rPr>
          <w:lang w:val="en-GB"/>
        </w:rPr>
        <w:t xml:space="preserve"> (Qiagen)</w:t>
      </w:r>
      <w:r w:rsidRPr="00A27C90">
        <w:rPr>
          <w:lang w:val="en-GB"/>
        </w:rPr>
        <w:t xml:space="preserve"> following the manufacturer</w:t>
      </w:r>
      <w:ins w:id="72" w:author="Sekse, Camilla" w:date="2026-07-28T09:19:00Z" w16du:dateUtc="2026-07-28T07:19:00Z">
        <w:r w:rsidR="0075056D" w:rsidRPr="00A27C90">
          <w:rPr>
            <w:lang w:val="en-GB"/>
          </w:rPr>
          <w:t>’</w:t>
        </w:r>
      </w:ins>
      <w:r w:rsidRPr="00A27C90">
        <w:rPr>
          <w:lang w:val="en-GB"/>
        </w:rPr>
        <w:t>s instructions</w:t>
      </w:r>
      <w:r w:rsidR="00501E71" w:rsidRPr="00A27C90">
        <w:rPr>
          <w:lang w:val="en-GB"/>
        </w:rPr>
        <w:t>, including the optional RNase A step. The final elution buffer was 100 µL 10 mM Tris HCl, pH 8</w:t>
      </w:r>
      <w:r w:rsidRPr="00A27C90">
        <w:rPr>
          <w:lang w:val="en-GB"/>
        </w:rPr>
        <w:t xml:space="preserve">. DNA purity </w:t>
      </w:r>
      <w:r w:rsidR="002B7B1A" w:rsidRPr="00A27C90">
        <w:rPr>
          <w:lang w:val="en-GB"/>
        </w:rPr>
        <w:t xml:space="preserve">was determined using NanoDrop Nucleic Acid Quanitication (Thermo Fischer) or MySpec (VWR). The DNA </w:t>
      </w:r>
      <w:r w:rsidRPr="00A27C90">
        <w:rPr>
          <w:lang w:val="en-GB"/>
        </w:rPr>
        <w:t>yield was determined</w:t>
      </w:r>
      <w:r w:rsidR="002B7B1A" w:rsidRPr="00A27C90">
        <w:rPr>
          <w:lang w:val="en-GB"/>
        </w:rPr>
        <w:t xml:space="preserve"> using Qubit or Tecan Spark Fluorometer (Tecan Trading AG) with the Qubit dsDNA broad range kit</w:t>
      </w:r>
      <w:ins w:id="73" w:author="Sekse, Camilla" w:date="2026-07-28T09:22:00Z" w16du:dateUtc="2026-07-28T07:22:00Z">
        <w:r w:rsidR="0075056D" w:rsidRPr="00A27C90">
          <w:rPr>
            <w:lang w:val="en-GB"/>
          </w:rPr>
          <w:t xml:space="preserve"> and the DNA quality was assessed using MySpec (VWR)</w:t>
        </w:r>
      </w:ins>
      <w:del w:id="74" w:author="Sekse, Camilla" w:date="2026-07-28T09:22:00Z" w16du:dateUtc="2026-07-28T07:22:00Z">
        <w:r w:rsidR="002B7B1A" w:rsidRPr="00A27C90" w:rsidDel="0075056D">
          <w:rPr>
            <w:lang w:val="en-GB"/>
          </w:rPr>
          <w:delText>.</w:delText>
        </w:r>
        <w:r w:rsidRPr="00A27C90" w:rsidDel="0075056D">
          <w:rPr>
            <w:lang w:val="en-GB"/>
          </w:rPr>
          <w:delText>…</w:delText>
        </w:r>
        <w:r w:rsidR="00D40934" w:rsidRPr="00A27C90" w:rsidDel="0075056D">
          <w:rPr>
            <w:lang w:val="en-GB"/>
          </w:rPr>
          <w:delText xml:space="preserve"> </w:delText>
        </w:r>
        <w:r w:rsidR="00D40934" w:rsidRPr="00A27C90" w:rsidDel="0075056D">
          <w:rPr>
            <w:highlight w:val="yellow"/>
            <w:lang w:val="en-GB"/>
            <w:rPrChange w:id="75" w:author="Sekse, Camilla" w:date="2026-07-28T09:22:00Z" w16du:dateUtc="2026-07-28T07:22:00Z">
              <w:rPr>
                <w:highlight w:val="yellow"/>
              </w:rPr>
            </w:rPrChange>
          </w:rPr>
          <w:delText>Sjekk Ingers publikasjoner + oppdaterte metoder, tror de har endret seg siden 2018.</w:delText>
        </w:r>
      </w:del>
      <w:ins w:id="76" w:author="Sekse, Camilla" w:date="2026-07-28T09:22:00Z" w16du:dateUtc="2026-07-28T07:22:00Z">
        <w:r w:rsidR="0075056D" w:rsidRPr="00A27C90">
          <w:rPr>
            <w:lang w:val="en-GB"/>
          </w:rPr>
          <w:t>.</w:t>
        </w:r>
      </w:ins>
    </w:p>
    <w:p w14:paraId="6B7CCDFF" w14:textId="25B0AF0D" w:rsidR="00316503" w:rsidRPr="00A27C90" w:rsidRDefault="008F6D98" w:rsidP="004C7EDC">
      <w:pPr>
        <w:pStyle w:val="Overskrift3"/>
        <w:spacing w:line="360" w:lineRule="auto"/>
        <w:jc w:val="both"/>
        <w:rPr>
          <w:lang w:val="en-GB"/>
        </w:rPr>
      </w:pPr>
      <w:r w:rsidRPr="00A27C90">
        <w:rPr>
          <w:lang w:val="en-GB"/>
        </w:rPr>
        <w:t>Library preparation and w</w:t>
      </w:r>
      <w:r w:rsidR="009B326C" w:rsidRPr="00A27C90">
        <w:rPr>
          <w:lang w:val="en-GB"/>
        </w:rPr>
        <w:t>hole genome sequencing</w:t>
      </w:r>
    </w:p>
    <w:p w14:paraId="5C1404FD" w14:textId="0F6C1FFF" w:rsidR="00332E2B" w:rsidRPr="00A27C90" w:rsidRDefault="00332E2B" w:rsidP="004C7EDC">
      <w:pPr>
        <w:spacing w:line="360" w:lineRule="auto"/>
        <w:jc w:val="both"/>
        <w:rPr>
          <w:lang w:val="en-GB"/>
        </w:rPr>
      </w:pPr>
      <w:r w:rsidRPr="00A27C90">
        <w:rPr>
          <w:lang w:val="en-GB"/>
        </w:rPr>
        <w:t>Whole genome sequencing was performed in-house at the Norwegian Veterinary Institute</w:t>
      </w:r>
      <w:r w:rsidR="009B326C" w:rsidRPr="00A27C90">
        <w:rPr>
          <w:lang w:val="en-GB"/>
        </w:rPr>
        <w:t>s core facility for high throughput sequencing</w:t>
      </w:r>
      <w:r w:rsidR="000A08EB" w:rsidRPr="00A27C90">
        <w:rPr>
          <w:lang w:val="en-GB"/>
        </w:rPr>
        <w:t xml:space="preserve"> or at the Norwegian Sequencing Centre (https://www.sequencing.uio.no/)</w:t>
      </w:r>
      <w:r w:rsidRPr="00A27C90">
        <w:rPr>
          <w:lang w:val="en-GB"/>
        </w:rPr>
        <w:t xml:space="preserve">. Isolates were prepared using </w:t>
      </w:r>
      <w:r w:rsidR="002B7B1A" w:rsidRPr="00A27C90">
        <w:rPr>
          <w:lang w:val="en-GB"/>
        </w:rPr>
        <w:t>Nextera</w:t>
      </w:r>
      <w:r w:rsidR="002B7B1A" w:rsidRPr="00A27C90">
        <w:rPr>
          <w:vertAlign w:val="superscript"/>
          <w:lang w:val="en-GB"/>
        </w:rPr>
        <w:t>TM</w:t>
      </w:r>
      <w:r w:rsidR="002B7B1A" w:rsidRPr="00A27C90">
        <w:rPr>
          <w:lang w:val="en-GB"/>
        </w:rPr>
        <w:t xml:space="preserve"> DNA Flex library preparation kit (Illumina)</w:t>
      </w:r>
      <w:r w:rsidRPr="00A27C90">
        <w:rPr>
          <w:lang w:val="en-GB"/>
        </w:rPr>
        <w:t xml:space="preserve"> </w:t>
      </w:r>
      <w:ins w:id="77" w:author="Sekse, Camilla" w:date="2026-07-28T09:23:00Z" w16du:dateUtc="2026-07-28T07:23:00Z">
        <w:r w:rsidR="009E3E09" w:rsidRPr="00A27C90">
          <w:rPr>
            <w:lang w:val="en-GB"/>
          </w:rPr>
          <w:t xml:space="preserve">or Illumina DNA Prep library preparation kit (Illumina) </w:t>
        </w:r>
      </w:ins>
      <w:r w:rsidRPr="00A27C90">
        <w:rPr>
          <w:lang w:val="en-GB"/>
        </w:rPr>
        <w:t>and sequenced on an Illumina MiSeq (300 bp paired-end reads) or Illumina NextSeq 500 (150 bp paired-end-</w:t>
      </w:r>
      <w:commentRangeStart w:id="78"/>
      <w:commentRangeStart w:id="79"/>
      <w:commentRangeStart w:id="80"/>
      <w:r w:rsidRPr="00A27C90">
        <w:rPr>
          <w:lang w:val="en-GB"/>
        </w:rPr>
        <w:t>reads</w:t>
      </w:r>
      <w:commentRangeEnd w:id="78"/>
      <w:r w:rsidR="000E5862" w:rsidRPr="00A27C90">
        <w:rPr>
          <w:rStyle w:val="Merknadsreferanse"/>
          <w:sz w:val="20"/>
          <w:szCs w:val="22"/>
          <w:lang w:val="en-GB"/>
        </w:rPr>
        <w:commentReference w:id="78"/>
      </w:r>
      <w:commentRangeEnd w:id="79"/>
      <w:r w:rsidR="00561521" w:rsidRPr="00A27C90">
        <w:rPr>
          <w:rStyle w:val="Merknadsreferanse"/>
          <w:sz w:val="20"/>
          <w:szCs w:val="22"/>
          <w:lang w:val="en-GB"/>
        </w:rPr>
        <w:commentReference w:id="79"/>
      </w:r>
      <w:commentRangeEnd w:id="80"/>
      <w:r w:rsidR="003A7E20" w:rsidRPr="00A27C90">
        <w:rPr>
          <w:rStyle w:val="Merknadsreferanse"/>
          <w:sz w:val="20"/>
          <w:szCs w:val="22"/>
          <w:lang w:val="en-GB"/>
        </w:rPr>
        <w:commentReference w:id="80"/>
      </w:r>
      <w:r w:rsidRPr="00A27C90">
        <w:rPr>
          <w:lang w:val="en-GB"/>
        </w:rPr>
        <w:t>).</w:t>
      </w:r>
    </w:p>
    <w:p w14:paraId="2DF79039" w14:textId="50FCEEF4" w:rsidR="003A5854" w:rsidRPr="00A27C90" w:rsidRDefault="003A5854" w:rsidP="004C7EDC">
      <w:pPr>
        <w:pStyle w:val="Overskrift3"/>
        <w:spacing w:line="360" w:lineRule="auto"/>
        <w:jc w:val="both"/>
        <w:rPr>
          <w:lang w:val="en-GB"/>
        </w:rPr>
      </w:pPr>
      <w:r w:rsidRPr="00A27C90">
        <w:rPr>
          <w:lang w:val="en-GB"/>
        </w:rPr>
        <w:t>Bioinformatic analysis</w:t>
      </w:r>
      <w:r w:rsidR="00720CC4" w:rsidRPr="00A27C90">
        <w:rPr>
          <w:lang w:val="en-GB"/>
        </w:rPr>
        <w:t xml:space="preserve"> </w:t>
      </w:r>
    </w:p>
    <w:p w14:paraId="5D6435F2" w14:textId="0567E944" w:rsidR="008F6D98" w:rsidRPr="00A27C90" w:rsidRDefault="008F6D98" w:rsidP="004C7EDC">
      <w:pPr>
        <w:pStyle w:val="Overskrift4"/>
        <w:jc w:val="both"/>
        <w:rPr>
          <w:lang w:val="en-GB"/>
        </w:rPr>
      </w:pPr>
      <w:r w:rsidRPr="00A27C90">
        <w:rPr>
          <w:lang w:val="en-GB"/>
        </w:rPr>
        <w:t xml:space="preserve">Raw read quality, trimming and genome assembly </w:t>
      </w:r>
    </w:p>
    <w:p w14:paraId="051FCF1A" w14:textId="41FA606E" w:rsidR="00122582" w:rsidRPr="00A27C90" w:rsidRDefault="003C7ABB" w:rsidP="004C7EDC">
      <w:pPr>
        <w:spacing w:line="360" w:lineRule="auto"/>
        <w:jc w:val="both"/>
        <w:rPr>
          <w:lang w:val="en-GB"/>
        </w:rPr>
      </w:pPr>
      <w:r w:rsidRPr="00A27C90">
        <w:rPr>
          <w:lang w:val="en-GB"/>
        </w:rPr>
        <w:t>Initial quality control of the data was performed using the quality control pipeline in the in-house data analysis system VIGAS/P (</w:t>
      </w:r>
      <w:commentRangeStart w:id="81"/>
      <w:r w:rsidRPr="00A27C90">
        <w:rPr>
          <w:lang w:val="en-GB"/>
        </w:rPr>
        <w:t>ref</w:t>
      </w:r>
      <w:commentRangeEnd w:id="81"/>
      <w:r w:rsidRPr="00A27C90">
        <w:rPr>
          <w:rStyle w:val="Merknadsreferanse"/>
          <w:sz w:val="20"/>
          <w:szCs w:val="22"/>
          <w:lang w:val="en-GB"/>
        </w:rPr>
        <w:commentReference w:id="81"/>
      </w:r>
      <w:r w:rsidRPr="00A27C90">
        <w:rPr>
          <w:lang w:val="en-GB"/>
        </w:rPr>
        <w:t xml:space="preserve">). This included assessment of read quality using fastqc v </w:t>
      </w:r>
      <w:commentRangeStart w:id="82"/>
      <w:r w:rsidRPr="00A27C90">
        <w:rPr>
          <w:lang w:val="en-GB"/>
        </w:rPr>
        <w:t xml:space="preserve">0.73 </w:t>
      </w:r>
      <w:commentRangeEnd w:id="82"/>
      <w:r w:rsidR="00AB7E98" w:rsidRPr="00A27C90">
        <w:rPr>
          <w:rStyle w:val="Merknadsreferanse"/>
          <w:sz w:val="20"/>
          <w:szCs w:val="22"/>
          <w:lang w:val="en-GB"/>
        </w:rPr>
        <w:commentReference w:id="82"/>
      </w:r>
      <w:r w:rsidRPr="00A27C90">
        <w:rPr>
          <w:lang w:val="en-GB"/>
        </w:rPr>
        <w:t>(https://www.bioinformatics.babraham.ac.uk/projects/fastqc/) and contamination check using Kraken2 v 2.1.3 (</w:t>
      </w:r>
      <w:commentRangeStart w:id="83"/>
      <w:r w:rsidRPr="00A27C90">
        <w:rPr>
          <w:lang w:val="en-GB"/>
        </w:rPr>
        <w:t>ref</w:t>
      </w:r>
      <w:commentRangeEnd w:id="83"/>
      <w:r w:rsidRPr="00A27C90">
        <w:rPr>
          <w:rStyle w:val="Merknadsreferanse"/>
          <w:sz w:val="20"/>
          <w:szCs w:val="22"/>
          <w:lang w:val="en-GB"/>
        </w:rPr>
        <w:commentReference w:id="83"/>
      </w:r>
      <w:r w:rsidRPr="00A27C90">
        <w:rPr>
          <w:lang w:val="en-GB"/>
        </w:rPr>
        <w:t xml:space="preserve">) with the database Minikraken v2. </w:t>
      </w:r>
      <w:r w:rsidR="00EC0D8C" w:rsidRPr="00A27C90">
        <w:rPr>
          <w:lang w:val="en-GB"/>
        </w:rPr>
        <w:t xml:space="preserve">Reads were assembled using the </w:t>
      </w:r>
      <w:r w:rsidR="00F8191C" w:rsidRPr="00A27C90">
        <w:rPr>
          <w:lang w:val="en-GB"/>
        </w:rPr>
        <w:t xml:space="preserve">draft_genome track in the </w:t>
      </w:r>
      <w:r w:rsidR="00EC0D8C" w:rsidRPr="00A27C90">
        <w:rPr>
          <w:lang w:val="en-GB"/>
        </w:rPr>
        <w:t xml:space="preserve">Assemblage pipeline </w:t>
      </w:r>
      <w:r w:rsidR="00F8191C" w:rsidRPr="00A27C90">
        <w:rPr>
          <w:lang w:val="en-GB"/>
        </w:rPr>
        <w:t>(</w:t>
      </w:r>
      <w:commentRangeStart w:id="84"/>
      <w:r w:rsidR="00F8191C" w:rsidRPr="00A27C90">
        <w:rPr>
          <w:lang w:val="en-GB"/>
        </w:rPr>
        <w:t>ref</w:t>
      </w:r>
      <w:commentRangeEnd w:id="84"/>
      <w:r w:rsidR="00BD3315" w:rsidRPr="00A27C90">
        <w:rPr>
          <w:rStyle w:val="Merknadsreferanse"/>
          <w:sz w:val="20"/>
          <w:szCs w:val="22"/>
          <w:lang w:val="en-GB"/>
        </w:rPr>
        <w:commentReference w:id="84"/>
      </w:r>
      <w:r w:rsidR="00F8191C" w:rsidRPr="00A27C90">
        <w:rPr>
          <w:lang w:val="en-GB"/>
        </w:rPr>
        <w:t xml:space="preserve">). Briefly, reads were trimmed using TrimGalore v xx (ref) and downsampled to a target coverage of 100x by Rasusa v xx (ref) before assembly using Unicycler v xx (ref). Assembly quality was assessed using Quast v xx (ref). </w:t>
      </w:r>
    </w:p>
    <w:p w14:paraId="507CDD90" w14:textId="0B61C135" w:rsidR="00122582" w:rsidRPr="00A27C90" w:rsidRDefault="00122582" w:rsidP="004C7EDC">
      <w:pPr>
        <w:pStyle w:val="Overskrift4"/>
        <w:jc w:val="both"/>
        <w:rPr>
          <w:lang w:val="en-GB"/>
        </w:rPr>
      </w:pPr>
      <w:r w:rsidRPr="00A27C90">
        <w:rPr>
          <w:lang w:val="en-GB"/>
        </w:rPr>
        <w:t>Prediction of MLST, serotype, virulence</w:t>
      </w:r>
      <w:r w:rsidR="00433E33" w:rsidRPr="00A27C90">
        <w:rPr>
          <w:lang w:val="en-GB"/>
        </w:rPr>
        <w:t>-</w:t>
      </w:r>
      <w:r w:rsidRPr="00A27C90">
        <w:rPr>
          <w:lang w:val="en-GB"/>
        </w:rPr>
        <w:t xml:space="preserve">associated and </w:t>
      </w:r>
      <w:r w:rsidR="00433E33" w:rsidRPr="00A27C90">
        <w:rPr>
          <w:lang w:val="en-GB"/>
        </w:rPr>
        <w:t>antimicrobial resistance genes</w:t>
      </w:r>
    </w:p>
    <w:p w14:paraId="0F69863B" w14:textId="42603103" w:rsidR="00332E2B" w:rsidRPr="00A27C90" w:rsidRDefault="00C965D6" w:rsidP="004C7EDC">
      <w:pPr>
        <w:spacing w:line="360" w:lineRule="auto"/>
        <w:jc w:val="both"/>
        <w:rPr>
          <w:lang w:val="en-GB"/>
        </w:rPr>
      </w:pPr>
      <w:r w:rsidRPr="00A27C90">
        <w:rPr>
          <w:lang w:val="en-GB"/>
        </w:rPr>
        <w:t xml:space="preserve">Multilocus sequence type (MLST) was determined using mlst by T. Seemann </w:t>
      </w:r>
      <w:r w:rsidR="00912343" w:rsidRPr="00A27C90">
        <w:rPr>
          <w:lang w:val="en-GB"/>
        </w:rPr>
        <w:t xml:space="preserve">(github.com/tseemann/mlst) </w:t>
      </w:r>
      <w:r w:rsidRPr="00A27C90">
        <w:rPr>
          <w:lang w:val="en-GB"/>
        </w:rPr>
        <w:t xml:space="preserve">using the </w:t>
      </w:r>
      <w:r w:rsidR="005E0C3B" w:rsidRPr="00A27C90">
        <w:rPr>
          <w:lang w:val="en-GB"/>
        </w:rPr>
        <w:t xml:space="preserve">Enterobase </w:t>
      </w:r>
      <w:r w:rsidRPr="00A27C90">
        <w:rPr>
          <w:lang w:val="en-GB"/>
        </w:rPr>
        <w:t>database (</w:t>
      </w:r>
      <w:commentRangeStart w:id="85"/>
      <w:r w:rsidRPr="00A27C90">
        <w:rPr>
          <w:lang w:val="en-GB"/>
        </w:rPr>
        <w:t>ref</w:t>
      </w:r>
      <w:commentRangeEnd w:id="85"/>
      <w:r w:rsidR="00122582" w:rsidRPr="00A27C90">
        <w:rPr>
          <w:rStyle w:val="Merknadsreferanse"/>
          <w:sz w:val="20"/>
          <w:szCs w:val="22"/>
          <w:lang w:val="en-GB"/>
        </w:rPr>
        <w:commentReference w:id="85"/>
      </w:r>
      <w:r w:rsidRPr="00A27C90">
        <w:rPr>
          <w:lang w:val="en-GB"/>
        </w:rPr>
        <w:t xml:space="preserve">) and the Achtman scheme for </w:t>
      </w:r>
      <w:r w:rsidR="00346FDF" w:rsidRPr="00A27C90">
        <w:rPr>
          <w:i/>
          <w:iCs/>
          <w:lang w:val="en-GB"/>
        </w:rPr>
        <w:t>E. coli</w:t>
      </w:r>
      <w:r w:rsidRPr="00A27C90">
        <w:rPr>
          <w:lang w:val="en-GB"/>
        </w:rPr>
        <w:t xml:space="preserve"> (</w:t>
      </w:r>
      <w:commentRangeStart w:id="86"/>
      <w:r w:rsidRPr="00A27C90">
        <w:rPr>
          <w:lang w:val="en-GB"/>
        </w:rPr>
        <w:t>Ref</w:t>
      </w:r>
      <w:commentRangeEnd w:id="86"/>
      <w:r w:rsidR="005F7EE2" w:rsidRPr="00A27C90">
        <w:rPr>
          <w:rStyle w:val="Merknadsreferanse"/>
          <w:sz w:val="20"/>
          <w:szCs w:val="22"/>
          <w:lang w:val="en-GB"/>
        </w:rPr>
        <w:commentReference w:id="86"/>
      </w:r>
      <w:r w:rsidRPr="00A27C90">
        <w:rPr>
          <w:lang w:val="en-GB"/>
        </w:rPr>
        <w:t xml:space="preserve">). We used VirulenceFinder </w:t>
      </w:r>
      <w:r w:rsidR="00D37F04" w:rsidRPr="00A27C90">
        <w:rPr>
          <w:lang w:val="en-GB"/>
        </w:rPr>
        <w:t xml:space="preserve">v </w:t>
      </w:r>
      <w:r w:rsidR="00931724" w:rsidRPr="00A27C90">
        <w:rPr>
          <w:lang w:val="en-GB"/>
        </w:rPr>
        <w:t>2.0</w:t>
      </w:r>
      <w:r w:rsidR="00D37F04" w:rsidRPr="00A27C90">
        <w:rPr>
          <w:lang w:val="en-GB"/>
        </w:rPr>
        <w:t xml:space="preserve"> </w:t>
      </w:r>
      <w:r w:rsidR="00931724" w:rsidRPr="00A27C90">
        <w:rPr>
          <w:lang w:val="en-GB"/>
        </w:rPr>
        <w:t>(</w:t>
      </w:r>
      <w:commentRangeStart w:id="87"/>
      <w:r w:rsidR="00931724" w:rsidRPr="00A27C90">
        <w:rPr>
          <w:lang w:val="en-GB"/>
        </w:rPr>
        <w:t>ref</w:t>
      </w:r>
      <w:commentRangeEnd w:id="87"/>
      <w:r w:rsidR="00931724" w:rsidRPr="00A27C90">
        <w:rPr>
          <w:rStyle w:val="Merknadsreferanse"/>
          <w:sz w:val="20"/>
          <w:szCs w:val="22"/>
          <w:lang w:val="en-GB"/>
        </w:rPr>
        <w:commentReference w:id="87"/>
      </w:r>
      <w:r w:rsidR="00931724" w:rsidRPr="00A27C90">
        <w:rPr>
          <w:lang w:val="en-GB"/>
        </w:rPr>
        <w:t xml:space="preserve">) </w:t>
      </w:r>
      <w:r w:rsidRPr="00A27C90">
        <w:rPr>
          <w:lang w:val="en-GB"/>
        </w:rPr>
        <w:t>with default settings (</w:t>
      </w:r>
      <w:r w:rsidR="00EC0D8C" w:rsidRPr="00A27C90">
        <w:rPr>
          <w:lang w:val="en-GB"/>
        </w:rPr>
        <w:t xml:space="preserve">threshold </w:t>
      </w:r>
      <w:r w:rsidR="00433E33" w:rsidRPr="00A27C90">
        <w:rPr>
          <w:lang w:val="en-GB"/>
        </w:rPr>
        <w:t>90% ID, 60% minimum length</w:t>
      </w:r>
      <w:r w:rsidRPr="00A27C90">
        <w:rPr>
          <w:lang w:val="en-GB"/>
        </w:rPr>
        <w:t>) to detect virulence genes in the included isolates</w:t>
      </w:r>
      <w:r w:rsidR="008766C3" w:rsidRPr="00A27C90">
        <w:rPr>
          <w:lang w:val="en-GB"/>
        </w:rPr>
        <w:t xml:space="preserve">, and SerotypeFinder </w:t>
      </w:r>
      <w:r w:rsidR="005F7EE2" w:rsidRPr="00A27C90">
        <w:rPr>
          <w:lang w:val="en-GB"/>
        </w:rPr>
        <w:t>v 2.0 (</w:t>
      </w:r>
      <w:commentRangeStart w:id="88"/>
      <w:r w:rsidR="005F7EE2" w:rsidRPr="00A27C90">
        <w:rPr>
          <w:lang w:val="en-GB"/>
        </w:rPr>
        <w:t>ref</w:t>
      </w:r>
      <w:commentRangeEnd w:id="88"/>
      <w:r w:rsidR="00931724" w:rsidRPr="00A27C90">
        <w:rPr>
          <w:rStyle w:val="Merknadsreferanse"/>
          <w:sz w:val="20"/>
          <w:szCs w:val="22"/>
          <w:lang w:val="en-GB"/>
        </w:rPr>
        <w:commentReference w:id="88"/>
      </w:r>
      <w:r w:rsidR="005F7EE2" w:rsidRPr="00A27C90">
        <w:rPr>
          <w:lang w:val="en-GB"/>
        </w:rPr>
        <w:t xml:space="preserve">) </w:t>
      </w:r>
      <w:r w:rsidR="008766C3" w:rsidRPr="00A27C90">
        <w:rPr>
          <w:lang w:val="en-GB"/>
        </w:rPr>
        <w:t xml:space="preserve">to determine O:H serotypes. </w:t>
      </w:r>
      <w:r w:rsidR="008C6E87" w:rsidRPr="00A27C90">
        <w:rPr>
          <w:lang w:val="en-GB"/>
        </w:rPr>
        <w:t xml:space="preserve">Presence of point mutation or acquired genes encoding </w:t>
      </w:r>
      <w:ins w:id="89" w:author="Sekse, Camilla" w:date="2026-07-28T09:26:00Z" w16du:dateUtc="2026-07-28T07:26:00Z">
        <w:r w:rsidR="000115B6" w:rsidRPr="00A27C90">
          <w:rPr>
            <w:lang w:val="en-GB"/>
          </w:rPr>
          <w:t>antimicrobial resistance (</w:t>
        </w:r>
      </w:ins>
      <w:r w:rsidR="00002A67" w:rsidRPr="00A27C90">
        <w:rPr>
          <w:lang w:val="en-GB"/>
        </w:rPr>
        <w:t>AMR</w:t>
      </w:r>
      <w:ins w:id="90" w:author="Sekse, Camilla" w:date="2026-07-28T09:26:00Z" w16du:dateUtc="2026-07-28T07:26:00Z">
        <w:r w:rsidR="000115B6" w:rsidRPr="00A27C90">
          <w:rPr>
            <w:lang w:val="en-GB"/>
          </w:rPr>
          <w:t>)</w:t>
        </w:r>
      </w:ins>
      <w:r w:rsidR="008C6E87" w:rsidRPr="00A27C90">
        <w:rPr>
          <w:lang w:val="en-GB"/>
        </w:rPr>
        <w:t xml:space="preserve"> </w:t>
      </w:r>
      <w:r w:rsidR="008C6E87" w:rsidRPr="00A27C90">
        <w:rPr>
          <w:lang w:val="en-GB"/>
        </w:rPr>
        <w:lastRenderedPageBreak/>
        <w:t>was investigated using ResPointFinder</w:t>
      </w:r>
      <w:r w:rsidR="00931724" w:rsidRPr="00A27C90">
        <w:rPr>
          <w:lang w:val="en-GB"/>
        </w:rPr>
        <w:t xml:space="preserve"> </w:t>
      </w:r>
      <w:r w:rsidR="00433E33" w:rsidRPr="00A27C90">
        <w:rPr>
          <w:lang w:val="en-GB"/>
        </w:rPr>
        <w:t>(</w:t>
      </w:r>
      <w:commentRangeStart w:id="91"/>
      <w:r w:rsidR="00433E33" w:rsidRPr="00A27C90">
        <w:rPr>
          <w:lang w:val="en-GB"/>
        </w:rPr>
        <w:t>ref</w:t>
      </w:r>
      <w:commentRangeEnd w:id="91"/>
      <w:r w:rsidR="00664EED" w:rsidRPr="00A27C90">
        <w:rPr>
          <w:rStyle w:val="Merknadsreferanse"/>
          <w:sz w:val="20"/>
          <w:szCs w:val="22"/>
          <w:lang w:val="en-GB"/>
        </w:rPr>
        <w:commentReference w:id="91"/>
      </w:r>
      <w:r w:rsidR="00433E33" w:rsidRPr="00A27C90">
        <w:rPr>
          <w:lang w:val="en-GB"/>
        </w:rPr>
        <w:t xml:space="preserve">), </w:t>
      </w:r>
      <w:ins w:id="92" w:author="Mo, Solveig Sølverød" w:date="2026-07-27T11:12:00Z" w16du:dateUtc="2026-07-27T09:12:00Z">
        <w:r w:rsidR="0003796C" w:rsidRPr="00A27C90">
          <w:rPr>
            <w:lang w:val="en-GB"/>
          </w:rPr>
          <w:t>(</w:t>
        </w:r>
      </w:ins>
      <w:r w:rsidR="00433E33" w:rsidRPr="00A27C90">
        <w:rPr>
          <w:lang w:val="en-GB"/>
        </w:rPr>
        <w:t>ResPointFinder tool version: 4.4.2, ResFinder DB version: 2.2.1, PointFinder DB version: 4.0.1 DisinFinder DB version 2.0.1</w:t>
      </w:r>
      <w:ins w:id="93" w:author="Mo, Solveig Sølverød" w:date="2026-07-27T11:12:00Z" w16du:dateUtc="2026-07-27T09:12:00Z">
        <w:r w:rsidR="0003796C" w:rsidRPr="00A27C90">
          <w:rPr>
            <w:lang w:val="en-GB"/>
          </w:rPr>
          <w:t>)</w:t>
        </w:r>
      </w:ins>
      <w:r w:rsidR="008C6E87" w:rsidRPr="00A27C90">
        <w:rPr>
          <w:lang w:val="en-GB"/>
        </w:rPr>
        <w:t xml:space="preserve">. </w:t>
      </w:r>
      <w:r w:rsidR="008766C3" w:rsidRPr="00A27C90">
        <w:rPr>
          <w:lang w:val="en-GB"/>
        </w:rPr>
        <w:t>All these tools were run in the in-house Galaxy platform, VIGAS/P.</w:t>
      </w:r>
    </w:p>
    <w:p w14:paraId="2519AA92" w14:textId="6B28BBC2" w:rsidR="003C7ABB" w:rsidRPr="00A27C90" w:rsidRDefault="00D67D75" w:rsidP="004C7EDC">
      <w:pPr>
        <w:spacing w:line="360" w:lineRule="auto"/>
        <w:jc w:val="both"/>
        <w:rPr>
          <w:lang w:val="en-GB"/>
        </w:rPr>
      </w:pPr>
      <w:r w:rsidRPr="00A27C90">
        <w:rPr>
          <w:lang w:val="en-GB"/>
        </w:rPr>
        <w:t>“</w:t>
      </w:r>
      <w:r w:rsidR="00845066" w:rsidRPr="00A27C90">
        <w:rPr>
          <w:lang w:val="en-GB"/>
        </w:rPr>
        <w:t>APEC variants</w:t>
      </w:r>
      <w:r w:rsidRPr="00A27C90">
        <w:rPr>
          <w:lang w:val="en-GB"/>
        </w:rPr>
        <w:t>”</w:t>
      </w:r>
      <w:r w:rsidR="00845066" w:rsidRPr="00A27C90">
        <w:rPr>
          <w:lang w:val="en-GB"/>
        </w:rPr>
        <w:t xml:space="preserve"> were defined based on ST</w:t>
      </w:r>
      <w:r w:rsidR="00720CC4" w:rsidRPr="00A27C90">
        <w:rPr>
          <w:lang w:val="en-GB"/>
        </w:rPr>
        <w:t>, serotype</w:t>
      </w:r>
      <w:r w:rsidR="00845066" w:rsidRPr="00A27C90">
        <w:rPr>
          <w:lang w:val="en-GB"/>
        </w:rPr>
        <w:t xml:space="preserve"> and presence of selected virulence genes (i.e. </w:t>
      </w:r>
      <w:r w:rsidR="00845066" w:rsidRPr="00A27C90">
        <w:rPr>
          <w:i/>
          <w:iCs/>
          <w:lang w:val="en-GB"/>
        </w:rPr>
        <w:t>iutA</w:t>
      </w:r>
      <w:r w:rsidR="00845066" w:rsidRPr="00A27C90">
        <w:rPr>
          <w:lang w:val="en-GB"/>
        </w:rPr>
        <w:t xml:space="preserve">, </w:t>
      </w:r>
      <w:r w:rsidR="00845066" w:rsidRPr="00A27C90">
        <w:rPr>
          <w:i/>
          <w:iCs/>
          <w:lang w:val="en-GB"/>
        </w:rPr>
        <w:t>iss</w:t>
      </w:r>
      <w:r w:rsidR="00845066" w:rsidRPr="00A27C90">
        <w:rPr>
          <w:lang w:val="en-GB"/>
        </w:rPr>
        <w:t xml:space="preserve">, </w:t>
      </w:r>
      <w:r w:rsidR="00845066" w:rsidRPr="00A27C90">
        <w:rPr>
          <w:i/>
          <w:iCs/>
          <w:lang w:val="en-GB"/>
        </w:rPr>
        <w:t>papC</w:t>
      </w:r>
      <w:r w:rsidR="00845066" w:rsidRPr="00A27C90">
        <w:rPr>
          <w:lang w:val="en-GB"/>
        </w:rPr>
        <w:t xml:space="preserve">, </w:t>
      </w:r>
      <w:r w:rsidR="00845066" w:rsidRPr="00A27C90">
        <w:rPr>
          <w:i/>
          <w:iCs/>
          <w:lang w:val="en-GB"/>
        </w:rPr>
        <w:t>iucC</w:t>
      </w:r>
      <w:r w:rsidR="00845066" w:rsidRPr="00A27C90">
        <w:rPr>
          <w:lang w:val="en-GB"/>
        </w:rPr>
        <w:t xml:space="preserve">, </w:t>
      </w:r>
      <w:r w:rsidR="00845066" w:rsidRPr="00A27C90">
        <w:rPr>
          <w:i/>
          <w:iCs/>
          <w:lang w:val="en-GB"/>
        </w:rPr>
        <w:t>tsh</w:t>
      </w:r>
      <w:r w:rsidR="00845066" w:rsidRPr="00A27C90">
        <w:rPr>
          <w:lang w:val="en-GB"/>
        </w:rPr>
        <w:t xml:space="preserve">, </w:t>
      </w:r>
      <w:r w:rsidR="00845066" w:rsidRPr="00A27C90">
        <w:rPr>
          <w:i/>
          <w:iCs/>
          <w:lang w:val="en-GB"/>
        </w:rPr>
        <w:t>irp2</w:t>
      </w:r>
      <w:r w:rsidR="00845066" w:rsidRPr="00A27C90">
        <w:rPr>
          <w:lang w:val="en-GB"/>
        </w:rPr>
        <w:t xml:space="preserve">, </w:t>
      </w:r>
      <w:r w:rsidR="00845066" w:rsidRPr="00A27C90">
        <w:rPr>
          <w:i/>
          <w:iCs/>
          <w:lang w:val="en-GB"/>
        </w:rPr>
        <w:t>ompT</w:t>
      </w:r>
      <w:r w:rsidR="00845066" w:rsidRPr="00A27C90">
        <w:rPr>
          <w:lang w:val="en-GB"/>
        </w:rPr>
        <w:t xml:space="preserve">, </w:t>
      </w:r>
      <w:r w:rsidR="00845066" w:rsidRPr="00A27C90">
        <w:rPr>
          <w:i/>
          <w:iCs/>
          <w:lang w:val="en-GB"/>
        </w:rPr>
        <w:t>hlyF</w:t>
      </w:r>
      <w:r w:rsidR="00845066" w:rsidRPr="00A27C90">
        <w:rPr>
          <w:lang w:val="en-GB"/>
        </w:rPr>
        <w:t xml:space="preserve">, </w:t>
      </w:r>
      <w:r w:rsidR="00845066" w:rsidRPr="00A27C90">
        <w:rPr>
          <w:i/>
          <w:iCs/>
          <w:lang w:val="en-GB"/>
        </w:rPr>
        <w:t>iroN</w:t>
      </w:r>
      <w:r w:rsidR="00845066" w:rsidRPr="00A27C90">
        <w:rPr>
          <w:lang w:val="en-GB"/>
        </w:rPr>
        <w:t xml:space="preserve">, </w:t>
      </w:r>
      <w:r w:rsidR="00845066" w:rsidRPr="00A27C90">
        <w:rPr>
          <w:i/>
          <w:iCs/>
          <w:lang w:val="en-GB"/>
        </w:rPr>
        <w:t>astA</w:t>
      </w:r>
      <w:r w:rsidR="00845066" w:rsidRPr="00A27C90">
        <w:rPr>
          <w:lang w:val="en-GB"/>
        </w:rPr>
        <w:t xml:space="preserve"> and </w:t>
      </w:r>
      <w:r w:rsidR="00845066" w:rsidRPr="00A27C90">
        <w:rPr>
          <w:i/>
          <w:iCs/>
          <w:lang w:val="en-GB"/>
        </w:rPr>
        <w:t>cvaC</w:t>
      </w:r>
      <w:r w:rsidR="00845066" w:rsidRPr="00A27C90">
        <w:rPr>
          <w:lang w:val="en-GB"/>
        </w:rPr>
        <w:t>) (</w:t>
      </w:r>
      <w:commentRangeStart w:id="94"/>
      <w:r w:rsidR="00845066" w:rsidRPr="00A27C90">
        <w:rPr>
          <w:lang w:val="en-GB"/>
        </w:rPr>
        <w:t>ref</w:t>
      </w:r>
      <w:commentRangeEnd w:id="94"/>
      <w:r w:rsidR="00BF5F83" w:rsidRPr="00A27C90">
        <w:rPr>
          <w:rStyle w:val="Merknadsreferanse"/>
          <w:sz w:val="20"/>
          <w:szCs w:val="22"/>
          <w:lang w:val="en-GB"/>
        </w:rPr>
        <w:commentReference w:id="94"/>
      </w:r>
      <w:r w:rsidR="00845066" w:rsidRPr="00A27C90">
        <w:rPr>
          <w:lang w:val="en-GB"/>
        </w:rPr>
        <w:t>).</w:t>
      </w:r>
    </w:p>
    <w:p w14:paraId="70D21137" w14:textId="39B87471" w:rsidR="0010717F" w:rsidRPr="00A27C90" w:rsidRDefault="005871F5" w:rsidP="004C7EDC">
      <w:pPr>
        <w:pStyle w:val="Overskrift4"/>
        <w:jc w:val="both"/>
        <w:rPr>
          <w:lang w:val="en-GB"/>
        </w:rPr>
      </w:pPr>
      <w:r w:rsidRPr="00A27C90">
        <w:rPr>
          <w:lang w:val="en-GB"/>
        </w:rPr>
        <w:t>Phylogen</w:t>
      </w:r>
      <w:r w:rsidR="009A15AA" w:rsidRPr="00A27C90">
        <w:rPr>
          <w:lang w:val="en-GB"/>
        </w:rPr>
        <w:t>etic analyses</w:t>
      </w:r>
    </w:p>
    <w:p w14:paraId="4D7FD1F3" w14:textId="7B2F661D" w:rsidR="005871F5" w:rsidRPr="00A27C90" w:rsidRDefault="00EC0D8C" w:rsidP="004C7EDC">
      <w:pPr>
        <w:spacing w:line="360" w:lineRule="auto"/>
        <w:jc w:val="both"/>
        <w:rPr>
          <w:lang w:val="en-GB"/>
        </w:rPr>
      </w:pPr>
      <w:r w:rsidRPr="00A27C90">
        <w:rPr>
          <w:lang w:val="en-GB"/>
        </w:rPr>
        <w:t>Isolates</w:t>
      </w:r>
      <w:r w:rsidR="005871F5" w:rsidRPr="00A27C90">
        <w:rPr>
          <w:lang w:val="en-GB"/>
        </w:rPr>
        <w:t xml:space="preserve"> </w:t>
      </w:r>
      <w:r w:rsidRPr="00A27C90">
        <w:rPr>
          <w:lang w:val="en-GB"/>
        </w:rPr>
        <w:t xml:space="preserve">with specific </w:t>
      </w:r>
      <w:r w:rsidR="005871F5" w:rsidRPr="00A27C90">
        <w:rPr>
          <w:lang w:val="en-GB"/>
        </w:rPr>
        <w:t xml:space="preserve">ST-serotype combinations detected in at least five submissions from parent flocks and five submissions from broiler flocks during the study period were included in SNP analysis to determine the genetic relatedness between isolates. </w:t>
      </w:r>
      <w:r w:rsidR="00D65061" w:rsidRPr="00A27C90">
        <w:rPr>
          <w:lang w:val="en-GB"/>
        </w:rPr>
        <w:t>SNP analysis was performed in the ALPPACA pipeline (</w:t>
      </w:r>
      <w:commentRangeStart w:id="95"/>
      <w:r w:rsidR="00D65061" w:rsidRPr="00A27C90">
        <w:rPr>
          <w:lang w:val="en-GB"/>
        </w:rPr>
        <w:t>ref</w:t>
      </w:r>
      <w:commentRangeEnd w:id="95"/>
      <w:r w:rsidR="00554C14" w:rsidRPr="00A27C90">
        <w:rPr>
          <w:rStyle w:val="Merknadsreferanse"/>
          <w:sz w:val="20"/>
          <w:szCs w:val="22"/>
          <w:lang w:val="en-GB"/>
        </w:rPr>
        <w:commentReference w:id="95"/>
      </w:r>
      <w:r w:rsidR="00D65061" w:rsidRPr="00A27C90">
        <w:rPr>
          <w:lang w:val="en-GB"/>
        </w:rPr>
        <w:t>) using the core_genome track. Briefly,</w:t>
      </w:r>
      <w:r w:rsidR="009A15AA" w:rsidRPr="00A27C90">
        <w:rPr>
          <w:lang w:val="en-GB"/>
        </w:rPr>
        <w:t xml:space="preserve"> ParSNP v </w:t>
      </w:r>
      <w:r w:rsidR="00EA3B3F" w:rsidRPr="00A27C90">
        <w:rPr>
          <w:lang w:val="en-GB"/>
        </w:rPr>
        <w:t>2.1.3</w:t>
      </w:r>
      <w:r w:rsidR="009A15AA" w:rsidRPr="00A27C90">
        <w:rPr>
          <w:lang w:val="en-GB"/>
        </w:rPr>
        <w:t xml:space="preserve"> (</w:t>
      </w:r>
      <w:commentRangeStart w:id="96"/>
      <w:r w:rsidR="009A15AA" w:rsidRPr="00A27C90">
        <w:rPr>
          <w:lang w:val="en-GB"/>
        </w:rPr>
        <w:t>ref</w:t>
      </w:r>
      <w:commentRangeEnd w:id="96"/>
      <w:r w:rsidR="00554C14" w:rsidRPr="00A27C90">
        <w:rPr>
          <w:rStyle w:val="Merknadsreferanse"/>
          <w:sz w:val="20"/>
          <w:szCs w:val="22"/>
          <w:lang w:val="en-GB"/>
        </w:rPr>
        <w:commentReference w:id="96"/>
      </w:r>
      <w:r w:rsidR="009A15AA" w:rsidRPr="00A27C90">
        <w:rPr>
          <w:lang w:val="en-GB"/>
        </w:rPr>
        <w:t>) was used to construct a SNP alignment using the longe</w:t>
      </w:r>
      <w:r w:rsidR="00EA3B3F" w:rsidRPr="00A27C90">
        <w:rPr>
          <w:lang w:val="en-GB"/>
        </w:rPr>
        <w:t>s</w:t>
      </w:r>
      <w:r w:rsidR="009A15AA" w:rsidRPr="00A27C90">
        <w:rPr>
          <w:lang w:val="en-GB"/>
        </w:rPr>
        <w:t xml:space="preserve">t assembly from the respective ST-serotype combinations as reference genome. Recombinant regions were identified by Gubbins v </w:t>
      </w:r>
      <w:r w:rsidR="00EA3B3F" w:rsidRPr="00A27C90">
        <w:rPr>
          <w:lang w:val="en-GB"/>
        </w:rPr>
        <w:t>3.4</w:t>
      </w:r>
      <w:r w:rsidR="009A15AA" w:rsidRPr="00A27C90">
        <w:rPr>
          <w:lang w:val="en-GB"/>
        </w:rPr>
        <w:t xml:space="preserve"> (</w:t>
      </w:r>
      <w:commentRangeStart w:id="97"/>
      <w:r w:rsidR="009A15AA" w:rsidRPr="00A27C90">
        <w:rPr>
          <w:lang w:val="en-GB"/>
        </w:rPr>
        <w:t>ref</w:t>
      </w:r>
      <w:commentRangeEnd w:id="97"/>
      <w:r w:rsidR="00554C14" w:rsidRPr="00A27C90">
        <w:rPr>
          <w:rStyle w:val="Merknadsreferanse"/>
          <w:sz w:val="20"/>
          <w:szCs w:val="22"/>
          <w:lang w:val="en-GB"/>
        </w:rPr>
        <w:commentReference w:id="97"/>
      </w:r>
      <w:r w:rsidR="009A15AA" w:rsidRPr="00A27C90">
        <w:rPr>
          <w:lang w:val="en-GB"/>
        </w:rPr>
        <w:t xml:space="preserve">) using the GTRGAMMA model and RaxML as initial tree builder. Putative recombinant regions were masked using Maskrc-svg v </w:t>
      </w:r>
      <w:r w:rsidR="00EA3B3F" w:rsidRPr="00A27C90">
        <w:rPr>
          <w:lang w:val="en-GB"/>
        </w:rPr>
        <w:t>0.5</w:t>
      </w:r>
      <w:r w:rsidR="009A15AA" w:rsidRPr="00A27C90">
        <w:rPr>
          <w:lang w:val="en-GB"/>
        </w:rPr>
        <w:t xml:space="preserve"> (</w:t>
      </w:r>
      <w:commentRangeStart w:id="98"/>
      <w:r w:rsidR="009A15AA" w:rsidRPr="00A27C90">
        <w:rPr>
          <w:lang w:val="en-GB"/>
        </w:rPr>
        <w:t>ref</w:t>
      </w:r>
      <w:commentRangeEnd w:id="98"/>
      <w:r w:rsidR="00554C14" w:rsidRPr="00A27C90">
        <w:rPr>
          <w:rStyle w:val="Merknadsreferanse"/>
          <w:sz w:val="20"/>
          <w:szCs w:val="22"/>
          <w:lang w:val="en-GB"/>
        </w:rPr>
        <w:commentReference w:id="98"/>
      </w:r>
      <w:r w:rsidR="009A15AA" w:rsidRPr="00A27C90">
        <w:rPr>
          <w:lang w:val="en-GB"/>
        </w:rPr>
        <w:t xml:space="preserve">) before filtering using snp-sites v </w:t>
      </w:r>
      <w:r w:rsidR="00554C14" w:rsidRPr="00A27C90">
        <w:rPr>
          <w:lang w:val="en-GB"/>
        </w:rPr>
        <w:t>2.5.1</w:t>
      </w:r>
      <w:r w:rsidR="009A15AA" w:rsidRPr="00A27C90">
        <w:rPr>
          <w:lang w:val="en-GB"/>
        </w:rPr>
        <w:t xml:space="preserve"> (</w:t>
      </w:r>
      <w:commentRangeStart w:id="99"/>
      <w:r w:rsidR="009A15AA" w:rsidRPr="00A27C90">
        <w:rPr>
          <w:lang w:val="en-GB"/>
        </w:rPr>
        <w:t>ref</w:t>
      </w:r>
      <w:commentRangeEnd w:id="99"/>
      <w:r w:rsidR="00554C14" w:rsidRPr="00A27C90">
        <w:rPr>
          <w:rStyle w:val="Merknadsreferanse"/>
          <w:sz w:val="20"/>
          <w:szCs w:val="22"/>
          <w:lang w:val="en-GB"/>
        </w:rPr>
        <w:commentReference w:id="99"/>
      </w:r>
      <w:r w:rsidR="009A15AA" w:rsidRPr="00A27C90">
        <w:rPr>
          <w:lang w:val="en-GB"/>
        </w:rPr>
        <w:t xml:space="preserve">). IQ-TREE v </w:t>
      </w:r>
      <w:r w:rsidR="00EA3B3F" w:rsidRPr="00A27C90">
        <w:rPr>
          <w:lang w:val="en-GB"/>
        </w:rPr>
        <w:t>2.4.0</w:t>
      </w:r>
      <w:r w:rsidR="009A15AA" w:rsidRPr="00A27C90">
        <w:rPr>
          <w:lang w:val="en-GB"/>
        </w:rPr>
        <w:t xml:space="preserve"> (</w:t>
      </w:r>
      <w:commentRangeStart w:id="100"/>
      <w:r w:rsidR="009A15AA" w:rsidRPr="00A27C90">
        <w:rPr>
          <w:lang w:val="en-GB"/>
        </w:rPr>
        <w:t>ref</w:t>
      </w:r>
      <w:commentRangeEnd w:id="100"/>
      <w:r w:rsidR="00554C14" w:rsidRPr="00A27C90">
        <w:rPr>
          <w:rStyle w:val="Merknadsreferanse"/>
          <w:sz w:val="20"/>
          <w:szCs w:val="22"/>
          <w:lang w:val="en-GB"/>
        </w:rPr>
        <w:commentReference w:id="100"/>
      </w:r>
      <w:r w:rsidR="009A15AA" w:rsidRPr="00A27C90">
        <w:rPr>
          <w:lang w:val="en-GB"/>
        </w:rPr>
        <w:t>) was used to</w:t>
      </w:r>
      <w:r w:rsidR="00A75BD2" w:rsidRPr="00A27C90">
        <w:rPr>
          <w:lang w:val="en-GB"/>
        </w:rPr>
        <w:t xml:space="preserve"> create a maximum-likelihood phylogeny. ModelFinder (</w:t>
      </w:r>
      <w:commentRangeStart w:id="101"/>
      <w:r w:rsidR="00A75BD2" w:rsidRPr="00A27C90">
        <w:rPr>
          <w:lang w:val="en-GB"/>
        </w:rPr>
        <w:t>ref</w:t>
      </w:r>
      <w:commentRangeEnd w:id="101"/>
      <w:r w:rsidR="00554C14" w:rsidRPr="00A27C90">
        <w:rPr>
          <w:rStyle w:val="Merknadsreferanse"/>
          <w:sz w:val="20"/>
          <w:szCs w:val="22"/>
          <w:lang w:val="en-GB"/>
        </w:rPr>
        <w:commentReference w:id="101"/>
      </w:r>
      <w:r w:rsidR="00A75BD2" w:rsidRPr="00A27C90">
        <w:rPr>
          <w:lang w:val="en-GB"/>
        </w:rPr>
        <w:t>) was used to identify the most suitable evolutionary model, and UFBoot2 (</w:t>
      </w:r>
      <w:commentRangeStart w:id="102"/>
      <w:r w:rsidR="00A75BD2" w:rsidRPr="00A27C90">
        <w:rPr>
          <w:lang w:val="en-GB"/>
        </w:rPr>
        <w:t>ref</w:t>
      </w:r>
      <w:commentRangeEnd w:id="102"/>
      <w:r w:rsidR="00554C14" w:rsidRPr="00A27C90">
        <w:rPr>
          <w:rStyle w:val="Merknadsreferanse"/>
          <w:sz w:val="20"/>
          <w:szCs w:val="22"/>
          <w:lang w:val="en-GB"/>
        </w:rPr>
        <w:commentReference w:id="102"/>
      </w:r>
      <w:r w:rsidR="00A75BD2" w:rsidRPr="00A27C90">
        <w:rPr>
          <w:lang w:val="en-GB"/>
        </w:rPr>
        <w:t xml:space="preserve">) to evaluate branch support (ref). Finally, snp-dists v </w:t>
      </w:r>
      <w:r w:rsidR="00554C14" w:rsidRPr="00A27C90">
        <w:rPr>
          <w:lang w:val="en-GB"/>
        </w:rPr>
        <w:t>0.8.2</w:t>
      </w:r>
      <w:r w:rsidR="00A75BD2" w:rsidRPr="00A27C90">
        <w:rPr>
          <w:lang w:val="en-GB"/>
        </w:rPr>
        <w:t xml:space="preserve"> (</w:t>
      </w:r>
      <w:commentRangeStart w:id="103"/>
      <w:r w:rsidR="00A75BD2" w:rsidRPr="00A27C90">
        <w:rPr>
          <w:lang w:val="en-GB"/>
        </w:rPr>
        <w:t>ref</w:t>
      </w:r>
      <w:commentRangeEnd w:id="103"/>
      <w:r w:rsidR="00554C14" w:rsidRPr="00A27C90">
        <w:rPr>
          <w:rStyle w:val="Merknadsreferanse"/>
          <w:sz w:val="20"/>
          <w:szCs w:val="22"/>
          <w:lang w:val="en-GB"/>
        </w:rPr>
        <w:commentReference w:id="103"/>
      </w:r>
      <w:r w:rsidR="00A75BD2" w:rsidRPr="00A27C90">
        <w:rPr>
          <w:lang w:val="en-GB"/>
        </w:rPr>
        <w:t>) was used to calculate pairwise SNP distances using the recombinant-filtered alignment.</w:t>
      </w:r>
      <w:r w:rsidR="00EA3B3F" w:rsidRPr="00A27C90">
        <w:rPr>
          <w:lang w:val="en-GB"/>
        </w:rPr>
        <w:t xml:space="preserve"> </w:t>
      </w:r>
      <w:r w:rsidR="00A75BD2" w:rsidRPr="00A27C90">
        <w:rPr>
          <w:lang w:val="en-GB"/>
        </w:rPr>
        <w:t xml:space="preserve">Phylogenetic trees were annotated and visualized in R v. xx (ref) using the ggtree package v xx </w:t>
      </w:r>
      <w:commentRangeStart w:id="104"/>
      <w:r w:rsidR="00A75BD2" w:rsidRPr="00A27C90">
        <w:rPr>
          <w:lang w:val="en-GB"/>
        </w:rPr>
        <w:t>(ref</w:t>
      </w:r>
      <w:commentRangeEnd w:id="104"/>
      <w:r w:rsidR="00554C14" w:rsidRPr="00A27C90">
        <w:rPr>
          <w:rStyle w:val="Merknadsreferanse"/>
          <w:sz w:val="20"/>
          <w:szCs w:val="22"/>
          <w:lang w:val="en-GB"/>
        </w:rPr>
        <w:commentReference w:id="104"/>
      </w:r>
      <w:r w:rsidR="00A75BD2" w:rsidRPr="00A27C90">
        <w:rPr>
          <w:lang w:val="en-GB"/>
        </w:rPr>
        <w:t>).</w:t>
      </w:r>
    </w:p>
    <w:p w14:paraId="6678A9B1" w14:textId="1C668C1B" w:rsidR="00316503" w:rsidRPr="00A27C90" w:rsidRDefault="00767B3C" w:rsidP="004C7EDC">
      <w:pPr>
        <w:pStyle w:val="Overskrift3"/>
        <w:jc w:val="both"/>
        <w:rPr>
          <w:lang w:val="en-GB"/>
        </w:rPr>
      </w:pPr>
      <w:r w:rsidRPr="00A27C90">
        <w:rPr>
          <w:lang w:val="en-GB"/>
        </w:rPr>
        <w:t>Statistics</w:t>
      </w:r>
    </w:p>
    <w:p w14:paraId="09371440" w14:textId="77777777" w:rsidR="00720CC4" w:rsidRPr="00A27C90" w:rsidRDefault="00720CC4" w:rsidP="004C7EDC">
      <w:pPr>
        <w:spacing w:line="360" w:lineRule="auto"/>
        <w:jc w:val="both"/>
        <w:rPr>
          <w:lang w:val="en-GB"/>
        </w:rPr>
      </w:pPr>
      <w:commentRangeStart w:id="105"/>
      <w:r w:rsidRPr="00A27C90">
        <w:rPr>
          <w:lang w:val="en-GB"/>
        </w:rPr>
        <w:t>Data</w:t>
      </w:r>
      <w:commentRangeEnd w:id="105"/>
      <w:r w:rsidR="007F5939" w:rsidRPr="00A27C90">
        <w:rPr>
          <w:rStyle w:val="Merknadsreferanse"/>
          <w:sz w:val="20"/>
          <w:szCs w:val="22"/>
          <w:lang w:val="en-GB"/>
        </w:rPr>
        <w:commentReference w:id="105"/>
      </w:r>
      <w:r w:rsidRPr="00A27C90">
        <w:rPr>
          <w:lang w:val="en-GB"/>
        </w:rPr>
        <w:t xml:space="preserve"> management and summary statistics was done in R v. xx (supplementary material?) (ref).</w:t>
      </w:r>
    </w:p>
    <w:p w14:paraId="33957F08" w14:textId="0D02A42B" w:rsidR="00720CC4" w:rsidRPr="00A27C90" w:rsidRDefault="000E5862" w:rsidP="004C7EDC">
      <w:pPr>
        <w:pStyle w:val="Overskrift3"/>
        <w:jc w:val="both"/>
        <w:rPr>
          <w:lang w:val="en-GB"/>
        </w:rPr>
      </w:pPr>
      <w:r w:rsidRPr="00A27C90">
        <w:rPr>
          <w:lang w:val="en-GB"/>
        </w:rPr>
        <w:t>Data availability</w:t>
      </w:r>
    </w:p>
    <w:p w14:paraId="4F256031" w14:textId="60B2D8F0" w:rsidR="000E5862" w:rsidRPr="00A27C90" w:rsidRDefault="000E5862" w:rsidP="004C7EDC">
      <w:pPr>
        <w:spacing w:line="360" w:lineRule="auto"/>
        <w:jc w:val="both"/>
        <w:rPr>
          <w:lang w:val="en-GB"/>
        </w:rPr>
      </w:pPr>
      <w:r w:rsidRPr="00A27C90">
        <w:rPr>
          <w:lang w:val="en-GB"/>
        </w:rPr>
        <w:t xml:space="preserve">Sequence data are available in the European Nucleotide Archive (ENA) under </w:t>
      </w:r>
      <w:r w:rsidR="00E276C3" w:rsidRPr="00A27C90">
        <w:rPr>
          <w:lang w:val="en-GB"/>
        </w:rPr>
        <w:t>b</w:t>
      </w:r>
      <w:r w:rsidRPr="00A27C90">
        <w:rPr>
          <w:lang w:val="en-GB"/>
        </w:rPr>
        <w:t xml:space="preserve">ioprojects </w:t>
      </w:r>
      <w:r w:rsidR="00A93E8F" w:rsidRPr="00A27C90">
        <w:rPr>
          <w:lang w:val="en-GB"/>
        </w:rPr>
        <w:t>PRJEB43441</w:t>
      </w:r>
      <w:r w:rsidRPr="00A27C90">
        <w:rPr>
          <w:lang w:val="en-GB"/>
        </w:rPr>
        <w:t>,</w:t>
      </w:r>
      <w:r w:rsidR="00A93E8F" w:rsidRPr="00A27C90">
        <w:rPr>
          <w:lang w:val="en-GB"/>
        </w:rPr>
        <w:t xml:space="preserve"> PRJEB55163</w:t>
      </w:r>
      <w:r w:rsidRPr="00A27C90">
        <w:rPr>
          <w:lang w:val="en-GB"/>
        </w:rPr>
        <w:t xml:space="preserve"> and </w:t>
      </w:r>
      <w:r w:rsidRPr="00A27C90">
        <w:rPr>
          <w:highlight w:val="yellow"/>
          <w:lang w:val="en-GB"/>
        </w:rPr>
        <w:t>xx</w:t>
      </w:r>
      <w:r w:rsidRPr="00A27C90">
        <w:rPr>
          <w:lang w:val="en-GB"/>
        </w:rPr>
        <w:t xml:space="preserve">. Individual accession numbers per isolate </w:t>
      </w:r>
      <w:r w:rsidR="00A93E8F" w:rsidRPr="00A27C90">
        <w:rPr>
          <w:lang w:val="en-GB"/>
        </w:rPr>
        <w:t>are</w:t>
      </w:r>
      <w:r w:rsidRPr="00A27C90">
        <w:rPr>
          <w:lang w:val="en-GB"/>
        </w:rPr>
        <w:t xml:space="preserve"> available in the supplementary</w:t>
      </w:r>
      <w:r w:rsidR="008B4E8B" w:rsidRPr="00A27C90">
        <w:rPr>
          <w:lang w:val="en-GB"/>
        </w:rPr>
        <w:t xml:space="preserve"> table 1</w:t>
      </w:r>
      <w:r w:rsidRPr="00A27C90">
        <w:rPr>
          <w:lang w:val="en-GB"/>
        </w:rPr>
        <w:t>.</w:t>
      </w:r>
    </w:p>
    <w:p w14:paraId="3E12D71F" w14:textId="4A47A19F" w:rsidR="00316503" w:rsidRPr="00A27C90" w:rsidRDefault="00316503" w:rsidP="004C7EDC">
      <w:pPr>
        <w:pStyle w:val="Overskrift2"/>
        <w:jc w:val="both"/>
        <w:rPr>
          <w:lang w:val="en-GB"/>
        </w:rPr>
      </w:pPr>
      <w:r w:rsidRPr="00A27C90">
        <w:rPr>
          <w:lang w:val="en-GB"/>
        </w:rPr>
        <w:t>Result</w:t>
      </w:r>
      <w:r w:rsidR="00EC2933" w:rsidRPr="00A27C90">
        <w:rPr>
          <w:lang w:val="en-GB"/>
        </w:rPr>
        <w:t>s</w:t>
      </w:r>
    </w:p>
    <w:p w14:paraId="383F44EA" w14:textId="34DA292A" w:rsidR="000F7E0C" w:rsidRPr="00A27C90" w:rsidRDefault="00113E18" w:rsidP="004C7EDC">
      <w:pPr>
        <w:spacing w:line="360" w:lineRule="auto"/>
        <w:jc w:val="both"/>
        <w:rPr>
          <w:lang w:val="en-GB"/>
        </w:rPr>
      </w:pPr>
      <w:r w:rsidRPr="00A27C90">
        <w:rPr>
          <w:lang w:val="en-GB"/>
        </w:rPr>
        <w:t>Three</w:t>
      </w:r>
      <w:r w:rsidR="000F7E0C" w:rsidRPr="00A27C90">
        <w:rPr>
          <w:lang w:val="en-GB"/>
        </w:rPr>
        <w:t xml:space="preserve"> isolates did not pass the QC check and were excluded due to poor sequencing quality. </w:t>
      </w:r>
    </w:p>
    <w:p w14:paraId="2C46AE9E" w14:textId="7AEB49DA" w:rsidR="000F7E0C" w:rsidRPr="00A27C90" w:rsidRDefault="000F7E0C" w:rsidP="004C7EDC">
      <w:pPr>
        <w:spacing w:line="360" w:lineRule="auto"/>
        <w:jc w:val="both"/>
        <w:rPr>
          <w:lang w:val="en-GB"/>
        </w:rPr>
      </w:pPr>
      <w:r w:rsidRPr="00A27C90">
        <w:rPr>
          <w:lang w:val="en-GB"/>
        </w:rPr>
        <w:t xml:space="preserve">In </w:t>
      </w:r>
      <w:commentRangeStart w:id="106"/>
      <w:commentRangeStart w:id="107"/>
      <w:r w:rsidRPr="00A27C90">
        <w:rPr>
          <w:lang w:val="en-GB"/>
        </w:rPr>
        <w:t>total</w:t>
      </w:r>
      <w:commentRangeEnd w:id="106"/>
      <w:r w:rsidR="00BD3315" w:rsidRPr="00A27C90">
        <w:rPr>
          <w:rStyle w:val="Merknadsreferanse"/>
          <w:sz w:val="20"/>
          <w:szCs w:val="22"/>
          <w:lang w:val="en-GB"/>
        </w:rPr>
        <w:commentReference w:id="106"/>
      </w:r>
      <w:commentRangeEnd w:id="107"/>
      <w:r w:rsidR="00BD3315" w:rsidRPr="00A27C90">
        <w:rPr>
          <w:rStyle w:val="Merknadsreferanse"/>
          <w:sz w:val="20"/>
          <w:szCs w:val="22"/>
          <w:lang w:val="en-GB"/>
        </w:rPr>
        <w:commentReference w:id="107"/>
      </w:r>
      <w:r w:rsidRPr="00A27C90">
        <w:rPr>
          <w:lang w:val="en-GB"/>
        </w:rPr>
        <w:t xml:space="preserve">, </w:t>
      </w:r>
      <w:ins w:id="108" w:author="Mo, Solveig Sølverød" w:date="2026-02-13T14:19:00Z" w16du:dateUtc="2026-02-13T13:19:00Z">
        <w:r w:rsidR="007A2038" w:rsidRPr="00A27C90">
          <w:rPr>
            <w:lang w:val="en-GB"/>
          </w:rPr>
          <w:t xml:space="preserve">884 </w:t>
        </w:r>
      </w:ins>
      <w:r w:rsidRPr="00A27C90">
        <w:rPr>
          <w:lang w:val="en-GB"/>
        </w:rPr>
        <w:t xml:space="preserve">isolates were included in the study. These originated from </w:t>
      </w:r>
      <w:ins w:id="109" w:author="Mo, Solveig Sølverød" w:date="2026-02-13T14:29:00Z" w16du:dateUtc="2026-02-13T13:29:00Z">
        <w:r w:rsidR="0086536C" w:rsidRPr="00A27C90">
          <w:rPr>
            <w:lang w:val="en-GB"/>
          </w:rPr>
          <w:t xml:space="preserve">250 </w:t>
        </w:r>
      </w:ins>
      <w:r w:rsidRPr="00A27C90">
        <w:rPr>
          <w:lang w:val="en-GB"/>
        </w:rPr>
        <w:t xml:space="preserve">different producers/farms and </w:t>
      </w:r>
      <w:ins w:id="110" w:author="Mo, Solveig Sølverød" w:date="2026-02-13T14:27:00Z" w16du:dateUtc="2026-02-13T13:27:00Z">
        <w:r w:rsidR="0086536C" w:rsidRPr="00A27C90">
          <w:rPr>
            <w:lang w:val="en-GB"/>
          </w:rPr>
          <w:t>37</w:t>
        </w:r>
      </w:ins>
      <w:ins w:id="111" w:author="Mo, Solveig Sølverød" w:date="2026-02-16T08:28:00Z" w16du:dateUtc="2026-02-16T07:28:00Z">
        <w:r w:rsidR="0071665B" w:rsidRPr="00A27C90">
          <w:rPr>
            <w:lang w:val="en-GB"/>
          </w:rPr>
          <w:t>8</w:t>
        </w:r>
      </w:ins>
      <w:ins w:id="112" w:author="Mo, Solveig Sølverød" w:date="2026-02-13T14:27:00Z" w16du:dateUtc="2026-02-13T13:27:00Z">
        <w:r w:rsidR="0086536C" w:rsidRPr="00A27C90">
          <w:rPr>
            <w:lang w:val="en-GB"/>
          </w:rPr>
          <w:t xml:space="preserve"> </w:t>
        </w:r>
      </w:ins>
      <w:r w:rsidRPr="00A27C90">
        <w:rPr>
          <w:lang w:val="en-GB"/>
        </w:rPr>
        <w:t xml:space="preserve">different </w:t>
      </w:r>
      <w:ins w:id="113" w:author="Mo, Solveig Sølverød" w:date="2026-02-13T14:28:00Z" w16du:dateUtc="2026-02-13T13:28:00Z">
        <w:r w:rsidR="0086536C" w:rsidRPr="00A27C90">
          <w:rPr>
            <w:lang w:val="en-GB"/>
          </w:rPr>
          <w:t xml:space="preserve">sample </w:t>
        </w:r>
      </w:ins>
      <w:r w:rsidRPr="00A27C90">
        <w:rPr>
          <w:lang w:val="en-GB"/>
        </w:rPr>
        <w:t xml:space="preserve">submissions. </w:t>
      </w:r>
      <w:r w:rsidR="00357859" w:rsidRPr="00A27C90">
        <w:rPr>
          <w:lang w:val="en-GB"/>
        </w:rPr>
        <w:t xml:space="preserve">The number of submissions per farm varied from one to </w:t>
      </w:r>
      <w:ins w:id="114" w:author="Mo, Solveig Sølverød" w:date="2026-02-13T14:34:00Z" w16du:dateUtc="2026-02-13T13:34:00Z">
        <w:r w:rsidR="005774D9" w:rsidRPr="00A27C90">
          <w:rPr>
            <w:lang w:val="en-GB"/>
          </w:rPr>
          <w:t xml:space="preserve">seven </w:t>
        </w:r>
      </w:ins>
      <w:r w:rsidR="00357859" w:rsidRPr="00A27C90">
        <w:rPr>
          <w:lang w:val="en-GB"/>
        </w:rPr>
        <w:t xml:space="preserve">with a median of </w:t>
      </w:r>
      <w:r w:rsidR="00CE5038" w:rsidRPr="00A27C90">
        <w:rPr>
          <w:lang w:val="en-GB"/>
        </w:rPr>
        <w:t>one</w:t>
      </w:r>
      <w:r w:rsidR="00357859" w:rsidRPr="00A27C90">
        <w:rPr>
          <w:lang w:val="en-GB"/>
        </w:rPr>
        <w:t xml:space="preserve">, while number of isolates per producer varied from one to </w:t>
      </w:r>
      <w:ins w:id="115" w:author="Mo, Solveig Sølverød" w:date="2026-02-13T14:35:00Z" w16du:dateUtc="2026-02-13T13:35:00Z">
        <w:r w:rsidR="005774D9" w:rsidRPr="00A27C90">
          <w:rPr>
            <w:lang w:val="en-GB"/>
          </w:rPr>
          <w:t xml:space="preserve">19 </w:t>
        </w:r>
      </w:ins>
      <w:r w:rsidR="00357859" w:rsidRPr="00A27C90">
        <w:rPr>
          <w:lang w:val="en-GB"/>
        </w:rPr>
        <w:t xml:space="preserve">with a median of </w:t>
      </w:r>
      <w:ins w:id="116" w:author="Mo, Solveig Sølverød" w:date="2026-02-13T14:35:00Z" w16du:dateUtc="2026-02-13T13:35:00Z">
        <w:r w:rsidR="005774D9" w:rsidRPr="00A27C90">
          <w:rPr>
            <w:lang w:val="en-GB"/>
          </w:rPr>
          <w:t>three</w:t>
        </w:r>
      </w:ins>
      <w:r w:rsidR="007B0240" w:rsidRPr="00A27C90">
        <w:rPr>
          <w:lang w:val="en-GB"/>
        </w:rPr>
        <w:t>.</w:t>
      </w:r>
      <w:r w:rsidR="00484336" w:rsidRPr="00A27C90">
        <w:rPr>
          <w:lang w:val="en-GB"/>
        </w:rPr>
        <w:t xml:space="preserve"> Seventy-</w:t>
      </w:r>
      <w:ins w:id="117" w:author="Mo, Solveig Sølverød" w:date="2026-02-13T14:36:00Z" w16du:dateUtc="2026-02-13T13:36:00Z">
        <w:r w:rsidR="005774D9" w:rsidRPr="00A27C90">
          <w:rPr>
            <w:lang w:val="en-GB"/>
          </w:rPr>
          <w:t xml:space="preserve">five </w:t>
        </w:r>
      </w:ins>
      <w:r w:rsidR="00484336" w:rsidRPr="00A27C90">
        <w:rPr>
          <w:lang w:val="en-GB"/>
        </w:rPr>
        <w:t>of the producers only contributed</w:t>
      </w:r>
      <w:del w:id="118" w:author="Sekse, Camilla" w:date="2026-07-28T11:24:00Z" w16du:dateUtc="2026-07-28T09:24:00Z">
        <w:r w:rsidR="00484336" w:rsidRPr="00A27C90" w:rsidDel="004C7EDC">
          <w:rPr>
            <w:lang w:val="en-GB"/>
          </w:rPr>
          <w:delText xml:space="preserve"> with</w:delText>
        </w:r>
      </w:del>
      <w:r w:rsidR="00484336" w:rsidRPr="00A27C90">
        <w:rPr>
          <w:lang w:val="en-GB"/>
        </w:rPr>
        <w:t xml:space="preserve"> one </w:t>
      </w:r>
      <w:r w:rsidR="00346FDF" w:rsidRPr="00A27C90">
        <w:rPr>
          <w:i/>
          <w:iCs/>
          <w:lang w:val="en-GB"/>
        </w:rPr>
        <w:t>E. coli</w:t>
      </w:r>
      <w:r w:rsidR="00484336" w:rsidRPr="00A27C90">
        <w:rPr>
          <w:lang w:val="en-GB"/>
        </w:rPr>
        <w:t xml:space="preserve"> isolate from diseased animals</w:t>
      </w:r>
      <w:ins w:id="119" w:author="Mo, Solveig Sølverød" w:date="2026-07-27T11:15:00Z" w16du:dateUtc="2026-07-27T09:15:00Z">
        <w:r w:rsidR="00D30229" w:rsidRPr="00A27C90">
          <w:rPr>
            <w:lang w:val="en-GB"/>
          </w:rPr>
          <w:t>/flocks</w:t>
        </w:r>
      </w:ins>
      <w:r w:rsidR="00484336" w:rsidRPr="00A27C90">
        <w:rPr>
          <w:lang w:val="en-GB"/>
        </w:rPr>
        <w:t>.</w:t>
      </w:r>
      <w:r w:rsidR="00357859" w:rsidRPr="00A27C90">
        <w:rPr>
          <w:lang w:val="en-GB"/>
        </w:rPr>
        <w:t xml:space="preserve"> </w:t>
      </w:r>
      <w:r w:rsidR="00110441" w:rsidRPr="00A27C90">
        <w:rPr>
          <w:lang w:val="en-GB"/>
        </w:rPr>
        <w:t>The number of isolates included per submission varied from one to 15, with a median of two isolates.</w:t>
      </w:r>
      <w:r w:rsidR="00824429" w:rsidRPr="00A27C90">
        <w:rPr>
          <w:lang w:val="en-GB"/>
        </w:rPr>
        <w:t xml:space="preserve"> </w:t>
      </w:r>
      <w:ins w:id="120" w:author="Mo, Solveig Sølverød" w:date="2026-02-13T14:37:00Z" w16du:dateUtc="2026-02-13T13:37:00Z">
        <w:r w:rsidR="005774D9" w:rsidRPr="00A27C90">
          <w:rPr>
            <w:lang w:val="en-GB"/>
          </w:rPr>
          <w:t>In total</w:t>
        </w:r>
      </w:ins>
      <w:r w:rsidR="00824429" w:rsidRPr="00A27C90">
        <w:rPr>
          <w:lang w:val="en-GB"/>
        </w:rPr>
        <w:t xml:space="preserve">, </w:t>
      </w:r>
      <w:ins w:id="121" w:author="Mo, Solveig Sølverød" w:date="2026-02-13T14:42:00Z" w16du:dateUtc="2026-02-13T13:42:00Z">
        <w:r w:rsidR="00F512A0" w:rsidRPr="00A27C90">
          <w:rPr>
            <w:lang w:val="en-GB"/>
          </w:rPr>
          <w:t>26</w:t>
        </w:r>
      </w:ins>
      <w:ins w:id="122" w:author="Mo, Solveig Sølverød" w:date="2026-02-16T10:07:00Z" w16du:dateUtc="2026-02-16T09:07:00Z">
        <w:r w:rsidR="001E71D2" w:rsidRPr="00A27C90">
          <w:rPr>
            <w:lang w:val="en-GB"/>
          </w:rPr>
          <w:t>7</w:t>
        </w:r>
      </w:ins>
      <w:ins w:id="123" w:author="Mo, Solveig Sølverød" w:date="2026-02-13T14:42:00Z" w16du:dateUtc="2026-02-13T13:42:00Z">
        <w:r w:rsidR="00F512A0" w:rsidRPr="00A27C90">
          <w:rPr>
            <w:lang w:val="en-GB"/>
          </w:rPr>
          <w:t xml:space="preserve"> </w:t>
        </w:r>
      </w:ins>
      <w:r w:rsidR="00824429" w:rsidRPr="00A27C90">
        <w:rPr>
          <w:lang w:val="en-GB"/>
        </w:rPr>
        <w:t xml:space="preserve">submissions and </w:t>
      </w:r>
      <w:ins w:id="124" w:author="Mo, Solveig Sølverød" w:date="2026-02-13T14:42:00Z" w16du:dateUtc="2026-02-13T13:42:00Z">
        <w:r w:rsidR="00F512A0" w:rsidRPr="00A27C90">
          <w:rPr>
            <w:lang w:val="en-GB"/>
          </w:rPr>
          <w:t>65</w:t>
        </w:r>
      </w:ins>
      <w:ins w:id="125" w:author="Mo, Solveig Sølverød" w:date="2026-02-16T10:07:00Z" w16du:dateUtc="2026-02-16T09:07:00Z">
        <w:r w:rsidR="001E71D2" w:rsidRPr="00A27C90">
          <w:rPr>
            <w:lang w:val="en-GB"/>
          </w:rPr>
          <w:t>0</w:t>
        </w:r>
      </w:ins>
      <w:ins w:id="126" w:author="Mo, Solveig Sølverød" w:date="2026-02-13T14:42:00Z" w16du:dateUtc="2026-02-13T13:42:00Z">
        <w:r w:rsidR="00F512A0" w:rsidRPr="00A27C90">
          <w:rPr>
            <w:lang w:val="en-GB"/>
          </w:rPr>
          <w:t xml:space="preserve"> </w:t>
        </w:r>
      </w:ins>
      <w:r w:rsidR="00824429" w:rsidRPr="00A27C90">
        <w:rPr>
          <w:lang w:val="en-GB"/>
        </w:rPr>
        <w:t xml:space="preserve">isolates were from broilers and </w:t>
      </w:r>
      <w:ins w:id="127" w:author="Mo, Solveig Sølverød" w:date="2026-02-13T14:42:00Z" w16du:dateUtc="2026-02-13T13:42:00Z">
        <w:r w:rsidR="00F512A0" w:rsidRPr="00A27C90">
          <w:rPr>
            <w:lang w:val="en-GB"/>
          </w:rPr>
          <w:t>11</w:t>
        </w:r>
      </w:ins>
      <w:ins w:id="128" w:author="Mo, Solveig Sølverød" w:date="2026-02-16T10:07:00Z" w16du:dateUtc="2026-02-16T09:07:00Z">
        <w:r w:rsidR="001E71D2" w:rsidRPr="00A27C90">
          <w:rPr>
            <w:lang w:val="en-GB"/>
          </w:rPr>
          <w:t>1</w:t>
        </w:r>
      </w:ins>
      <w:ins w:id="129" w:author="Mo, Solveig Sølverød" w:date="2026-02-13T14:42:00Z" w16du:dateUtc="2026-02-13T13:42:00Z">
        <w:r w:rsidR="00F512A0" w:rsidRPr="00A27C90">
          <w:rPr>
            <w:lang w:val="en-GB"/>
          </w:rPr>
          <w:t xml:space="preserve"> </w:t>
        </w:r>
      </w:ins>
      <w:r w:rsidR="00824429" w:rsidRPr="00A27C90">
        <w:rPr>
          <w:lang w:val="en-GB"/>
        </w:rPr>
        <w:t xml:space="preserve">submissions and </w:t>
      </w:r>
      <w:ins w:id="130" w:author="Mo, Solveig Sølverød" w:date="2026-02-13T14:42:00Z" w16du:dateUtc="2026-02-13T13:42:00Z">
        <w:r w:rsidR="00F512A0" w:rsidRPr="00A27C90">
          <w:rPr>
            <w:lang w:val="en-GB"/>
          </w:rPr>
          <w:t>2</w:t>
        </w:r>
      </w:ins>
      <w:ins w:id="131" w:author="Mo, Solveig Sølverød" w:date="2026-02-16T10:07:00Z" w16du:dateUtc="2026-02-16T09:07:00Z">
        <w:r w:rsidR="001E71D2" w:rsidRPr="00A27C90">
          <w:rPr>
            <w:lang w:val="en-GB"/>
          </w:rPr>
          <w:t>34</w:t>
        </w:r>
      </w:ins>
      <w:ins w:id="132" w:author="Mo, Solveig Sølverød" w:date="2026-02-13T14:42:00Z" w16du:dateUtc="2026-02-13T13:42:00Z">
        <w:r w:rsidR="00F512A0" w:rsidRPr="00A27C90">
          <w:rPr>
            <w:lang w:val="en-GB"/>
          </w:rPr>
          <w:t xml:space="preserve"> </w:t>
        </w:r>
      </w:ins>
      <w:r w:rsidR="00824429" w:rsidRPr="00A27C90">
        <w:rPr>
          <w:lang w:val="en-GB"/>
        </w:rPr>
        <w:t>isolates from broiler parents</w:t>
      </w:r>
      <w:r w:rsidR="00C22871" w:rsidRPr="00A27C90">
        <w:rPr>
          <w:lang w:val="en-GB"/>
        </w:rPr>
        <w:t xml:space="preserve"> (Table </w:t>
      </w:r>
      <w:r w:rsidR="00BB787C" w:rsidRPr="00A27C90">
        <w:rPr>
          <w:lang w:val="en-GB"/>
        </w:rPr>
        <w:t>1</w:t>
      </w:r>
      <w:r w:rsidR="00C22871" w:rsidRPr="00A27C90">
        <w:rPr>
          <w:lang w:val="en-GB"/>
        </w:rPr>
        <w:t>)</w:t>
      </w:r>
      <w:r w:rsidR="00824429" w:rsidRPr="00A27C90">
        <w:rPr>
          <w:lang w:val="en-GB"/>
        </w:rPr>
        <w:t xml:space="preserve">. </w:t>
      </w:r>
    </w:p>
    <w:p w14:paraId="103B3EF3" w14:textId="174283D2" w:rsidR="00C22871" w:rsidRPr="00A27C90" w:rsidRDefault="00C22871" w:rsidP="004C7EDC">
      <w:pPr>
        <w:spacing w:line="360" w:lineRule="auto"/>
        <w:jc w:val="both"/>
        <w:rPr>
          <w:i/>
          <w:iCs/>
          <w:lang w:val="en-GB"/>
        </w:rPr>
      </w:pPr>
      <w:r w:rsidRPr="00A27C90">
        <w:rPr>
          <w:b/>
          <w:bCs/>
          <w:i/>
          <w:iCs/>
          <w:lang w:val="en-GB"/>
        </w:rPr>
        <w:t xml:space="preserve">Table </w:t>
      </w:r>
      <w:r w:rsidR="00BB787C" w:rsidRPr="00A27C90">
        <w:rPr>
          <w:b/>
          <w:bCs/>
          <w:i/>
          <w:iCs/>
          <w:lang w:val="en-GB"/>
        </w:rPr>
        <w:t>1</w:t>
      </w:r>
      <w:r w:rsidRPr="00A27C90">
        <w:rPr>
          <w:b/>
          <w:bCs/>
          <w:i/>
          <w:iCs/>
          <w:lang w:val="en-GB"/>
        </w:rPr>
        <w:t>.</w:t>
      </w:r>
      <w:r w:rsidRPr="00A27C90">
        <w:rPr>
          <w:i/>
          <w:iCs/>
          <w:lang w:val="en-GB"/>
        </w:rPr>
        <w:t xml:space="preserve"> Number of producers, submissions and isolates from the different production types included in this study.</w:t>
      </w:r>
    </w:p>
    <w:tbl>
      <w:tblPr>
        <w:tblW w:w="5670" w:type="dxa"/>
        <w:tblCellMar>
          <w:left w:w="70" w:type="dxa"/>
          <w:right w:w="70" w:type="dxa"/>
        </w:tblCellMar>
        <w:tblLook w:val="04A0" w:firstRow="1" w:lastRow="0" w:firstColumn="1" w:lastColumn="0" w:noHBand="0" w:noVBand="1"/>
      </w:tblPr>
      <w:tblGrid>
        <w:gridCol w:w="1701"/>
        <w:gridCol w:w="1276"/>
        <w:gridCol w:w="1559"/>
        <w:gridCol w:w="1134"/>
      </w:tblGrid>
      <w:tr w:rsidR="00C94233" w:rsidRPr="00A27C90" w14:paraId="1B58C9EE" w14:textId="77777777" w:rsidTr="005A74CE">
        <w:trPr>
          <w:trHeight w:val="288"/>
        </w:trPr>
        <w:tc>
          <w:tcPr>
            <w:tcW w:w="1701" w:type="dxa"/>
            <w:tcBorders>
              <w:top w:val="nil"/>
              <w:left w:val="nil"/>
              <w:bottom w:val="nil"/>
              <w:right w:val="nil"/>
            </w:tcBorders>
            <w:noWrap/>
            <w:vAlign w:val="bottom"/>
            <w:hideMark/>
          </w:tcPr>
          <w:p w14:paraId="24DA001C" w14:textId="33A1DD75" w:rsidR="00C94233" w:rsidRPr="00A27C90" w:rsidRDefault="005A74CE" w:rsidP="004C7EDC">
            <w:pPr>
              <w:spacing w:after="0" w:line="360" w:lineRule="auto"/>
              <w:jc w:val="both"/>
              <w:rPr>
                <w:rFonts w:ascii="Times New Roman" w:eastAsia="Times New Roman" w:hAnsi="Times New Roman" w:cs="Times New Roman"/>
                <w:b/>
                <w:bCs/>
                <w:sz w:val="24"/>
                <w:szCs w:val="24"/>
                <w:lang w:val="en-GB" w:eastAsia="nb-NO"/>
              </w:rPr>
            </w:pPr>
            <w:r w:rsidRPr="00A27C90">
              <w:rPr>
                <w:rFonts w:ascii="Calibri" w:eastAsia="Times New Roman" w:hAnsi="Calibri" w:cs="Calibri"/>
                <w:b/>
                <w:bCs/>
                <w:color w:val="000000"/>
                <w:sz w:val="22"/>
                <w:lang w:val="en-GB" w:eastAsia="nb-NO"/>
              </w:rPr>
              <w:t>Production type</w:t>
            </w:r>
          </w:p>
        </w:tc>
        <w:tc>
          <w:tcPr>
            <w:tcW w:w="1276" w:type="dxa"/>
            <w:tcBorders>
              <w:top w:val="nil"/>
              <w:left w:val="nil"/>
              <w:bottom w:val="nil"/>
              <w:right w:val="nil"/>
            </w:tcBorders>
            <w:noWrap/>
            <w:vAlign w:val="bottom"/>
            <w:hideMark/>
          </w:tcPr>
          <w:p w14:paraId="5A42F827" w14:textId="77777777" w:rsidR="00C94233" w:rsidRPr="00A27C90" w:rsidRDefault="00C94233" w:rsidP="004C7EDC">
            <w:pPr>
              <w:spacing w:after="0" w:line="360" w:lineRule="auto"/>
              <w:jc w:val="both"/>
              <w:rPr>
                <w:rFonts w:ascii="Calibri" w:eastAsia="Times New Roman" w:hAnsi="Calibri" w:cs="Calibri"/>
                <w:b/>
                <w:bCs/>
                <w:color w:val="000000"/>
                <w:sz w:val="22"/>
                <w:lang w:val="en-GB" w:eastAsia="nb-NO"/>
              </w:rPr>
            </w:pPr>
            <w:r w:rsidRPr="00A27C90">
              <w:rPr>
                <w:rFonts w:ascii="Calibri" w:eastAsia="Times New Roman" w:hAnsi="Calibri" w:cs="Calibri"/>
                <w:b/>
                <w:bCs/>
                <w:color w:val="000000"/>
                <w:sz w:val="22"/>
                <w:lang w:val="en-GB" w:eastAsia="nb-NO"/>
              </w:rPr>
              <w:t>n producers</w:t>
            </w:r>
          </w:p>
        </w:tc>
        <w:tc>
          <w:tcPr>
            <w:tcW w:w="1559" w:type="dxa"/>
            <w:tcBorders>
              <w:top w:val="nil"/>
              <w:left w:val="nil"/>
              <w:bottom w:val="nil"/>
              <w:right w:val="nil"/>
            </w:tcBorders>
            <w:noWrap/>
            <w:vAlign w:val="bottom"/>
            <w:hideMark/>
          </w:tcPr>
          <w:p w14:paraId="5636E308" w14:textId="77777777" w:rsidR="00C94233" w:rsidRPr="00A27C90" w:rsidRDefault="00C94233" w:rsidP="004C7EDC">
            <w:pPr>
              <w:spacing w:after="0" w:line="360" w:lineRule="auto"/>
              <w:jc w:val="both"/>
              <w:rPr>
                <w:rFonts w:ascii="Calibri" w:eastAsia="Times New Roman" w:hAnsi="Calibri" w:cs="Calibri"/>
                <w:b/>
                <w:bCs/>
                <w:color w:val="000000"/>
                <w:sz w:val="22"/>
                <w:lang w:val="en-GB" w:eastAsia="nb-NO"/>
              </w:rPr>
            </w:pPr>
            <w:r w:rsidRPr="00A27C90">
              <w:rPr>
                <w:rFonts w:ascii="Calibri" w:eastAsia="Times New Roman" w:hAnsi="Calibri" w:cs="Calibri"/>
                <w:b/>
                <w:bCs/>
                <w:color w:val="000000"/>
                <w:sz w:val="22"/>
                <w:lang w:val="en-GB" w:eastAsia="nb-NO"/>
              </w:rPr>
              <w:t>n submissions</w:t>
            </w:r>
          </w:p>
        </w:tc>
        <w:tc>
          <w:tcPr>
            <w:tcW w:w="1134" w:type="dxa"/>
            <w:tcBorders>
              <w:top w:val="nil"/>
              <w:left w:val="nil"/>
              <w:bottom w:val="nil"/>
              <w:right w:val="nil"/>
            </w:tcBorders>
            <w:noWrap/>
            <w:vAlign w:val="bottom"/>
            <w:hideMark/>
          </w:tcPr>
          <w:p w14:paraId="12B09535" w14:textId="77777777" w:rsidR="00C94233" w:rsidRPr="00A27C90" w:rsidRDefault="00C94233" w:rsidP="004C7EDC">
            <w:pPr>
              <w:spacing w:after="0" w:line="360" w:lineRule="auto"/>
              <w:jc w:val="both"/>
              <w:rPr>
                <w:rFonts w:ascii="Calibri" w:eastAsia="Times New Roman" w:hAnsi="Calibri" w:cs="Calibri"/>
                <w:b/>
                <w:bCs/>
                <w:color w:val="000000"/>
                <w:sz w:val="22"/>
                <w:lang w:val="en-GB" w:eastAsia="nb-NO"/>
              </w:rPr>
            </w:pPr>
            <w:r w:rsidRPr="00A27C90">
              <w:rPr>
                <w:rFonts w:ascii="Calibri" w:eastAsia="Times New Roman" w:hAnsi="Calibri" w:cs="Calibri"/>
                <w:b/>
                <w:bCs/>
                <w:color w:val="000000"/>
                <w:sz w:val="22"/>
                <w:lang w:val="en-GB" w:eastAsia="nb-NO"/>
              </w:rPr>
              <w:t>n isolates</w:t>
            </w:r>
          </w:p>
        </w:tc>
      </w:tr>
      <w:tr w:rsidR="00C94233" w:rsidRPr="00A27C90" w14:paraId="1582C5DF" w14:textId="77777777" w:rsidTr="005A74CE">
        <w:trPr>
          <w:trHeight w:val="288"/>
        </w:trPr>
        <w:tc>
          <w:tcPr>
            <w:tcW w:w="1701" w:type="dxa"/>
            <w:tcBorders>
              <w:top w:val="nil"/>
              <w:left w:val="nil"/>
              <w:bottom w:val="nil"/>
              <w:right w:val="nil"/>
            </w:tcBorders>
            <w:noWrap/>
            <w:vAlign w:val="bottom"/>
            <w:hideMark/>
          </w:tcPr>
          <w:p w14:paraId="4C1E6225" w14:textId="77777777" w:rsidR="00C94233" w:rsidRPr="00A27C90" w:rsidRDefault="00C94233" w:rsidP="004C7EDC">
            <w:pPr>
              <w:spacing w:after="0" w:line="360" w:lineRule="auto"/>
              <w:jc w:val="both"/>
              <w:rPr>
                <w:rFonts w:ascii="Calibri" w:eastAsia="Times New Roman" w:hAnsi="Calibri" w:cs="Calibri"/>
                <w:color w:val="000000"/>
                <w:sz w:val="22"/>
                <w:lang w:val="en-GB" w:eastAsia="nb-NO"/>
              </w:rPr>
            </w:pPr>
            <w:r w:rsidRPr="00A27C90">
              <w:rPr>
                <w:rFonts w:ascii="Calibri" w:eastAsia="Times New Roman" w:hAnsi="Calibri" w:cs="Calibri"/>
                <w:color w:val="000000"/>
                <w:sz w:val="22"/>
                <w:lang w:val="en-GB" w:eastAsia="nb-NO"/>
              </w:rPr>
              <w:lastRenderedPageBreak/>
              <w:t>Broilers</w:t>
            </w:r>
          </w:p>
        </w:tc>
        <w:tc>
          <w:tcPr>
            <w:tcW w:w="1276" w:type="dxa"/>
            <w:tcBorders>
              <w:top w:val="nil"/>
              <w:left w:val="nil"/>
              <w:bottom w:val="nil"/>
              <w:right w:val="nil"/>
            </w:tcBorders>
            <w:noWrap/>
            <w:vAlign w:val="bottom"/>
            <w:hideMark/>
          </w:tcPr>
          <w:p w14:paraId="44A80460" w14:textId="04335CED" w:rsidR="00C94233" w:rsidRPr="00A27C90" w:rsidRDefault="00F512A0" w:rsidP="004C7EDC">
            <w:pPr>
              <w:spacing w:after="0" w:line="360" w:lineRule="auto"/>
              <w:jc w:val="both"/>
              <w:rPr>
                <w:rFonts w:ascii="Calibri" w:eastAsia="Times New Roman" w:hAnsi="Calibri" w:cs="Calibri"/>
                <w:color w:val="000000"/>
                <w:sz w:val="22"/>
                <w:lang w:val="en-GB" w:eastAsia="nb-NO"/>
              </w:rPr>
            </w:pPr>
            <w:ins w:id="133" w:author="Mo, Solveig Sølverød" w:date="2026-02-13T14:39:00Z" w16du:dateUtc="2026-02-13T13:39:00Z">
              <w:r w:rsidRPr="00A27C90">
                <w:rPr>
                  <w:rFonts w:ascii="Calibri" w:eastAsia="Times New Roman" w:hAnsi="Calibri" w:cs="Calibri"/>
                  <w:color w:val="000000"/>
                  <w:sz w:val="22"/>
                  <w:lang w:val="en-GB" w:eastAsia="nb-NO"/>
                </w:rPr>
                <w:t>18</w:t>
              </w:r>
            </w:ins>
            <w:ins w:id="134" w:author="Mo, Solveig Sølverød" w:date="2026-02-16T10:05:00Z" w16du:dateUtc="2026-02-16T09:05:00Z">
              <w:r w:rsidR="001E71D2" w:rsidRPr="00A27C90">
                <w:rPr>
                  <w:rFonts w:ascii="Calibri" w:eastAsia="Times New Roman" w:hAnsi="Calibri" w:cs="Calibri"/>
                  <w:color w:val="000000"/>
                  <w:sz w:val="22"/>
                  <w:lang w:val="en-GB" w:eastAsia="nb-NO"/>
                </w:rPr>
                <w:t>7</w:t>
              </w:r>
            </w:ins>
          </w:p>
        </w:tc>
        <w:tc>
          <w:tcPr>
            <w:tcW w:w="1559" w:type="dxa"/>
            <w:tcBorders>
              <w:top w:val="nil"/>
              <w:left w:val="nil"/>
              <w:bottom w:val="nil"/>
              <w:right w:val="nil"/>
            </w:tcBorders>
            <w:noWrap/>
            <w:vAlign w:val="bottom"/>
            <w:hideMark/>
          </w:tcPr>
          <w:p w14:paraId="7CBCB608" w14:textId="37370B0A" w:rsidR="00C94233" w:rsidRPr="00A27C90" w:rsidRDefault="00F512A0" w:rsidP="004C7EDC">
            <w:pPr>
              <w:spacing w:after="0" w:line="360" w:lineRule="auto"/>
              <w:jc w:val="both"/>
              <w:rPr>
                <w:rFonts w:ascii="Calibri" w:eastAsia="Times New Roman" w:hAnsi="Calibri" w:cs="Calibri"/>
                <w:color w:val="000000"/>
                <w:sz w:val="22"/>
                <w:lang w:val="en-GB" w:eastAsia="nb-NO"/>
              </w:rPr>
            </w:pPr>
            <w:ins w:id="135" w:author="Mo, Solveig Sølverød" w:date="2026-02-13T14:39:00Z" w16du:dateUtc="2026-02-13T13:39:00Z">
              <w:r w:rsidRPr="00A27C90">
                <w:rPr>
                  <w:rFonts w:ascii="Calibri" w:eastAsia="Times New Roman" w:hAnsi="Calibri" w:cs="Calibri"/>
                  <w:color w:val="000000"/>
                  <w:sz w:val="22"/>
                  <w:lang w:val="en-GB" w:eastAsia="nb-NO"/>
                </w:rPr>
                <w:t>26</w:t>
              </w:r>
            </w:ins>
            <w:ins w:id="136" w:author="Mo, Solveig Sølverød" w:date="2026-02-16T10:06:00Z" w16du:dateUtc="2026-02-16T09:06:00Z">
              <w:r w:rsidR="001E71D2" w:rsidRPr="00A27C90">
                <w:rPr>
                  <w:rFonts w:ascii="Calibri" w:eastAsia="Times New Roman" w:hAnsi="Calibri" w:cs="Calibri"/>
                  <w:color w:val="000000"/>
                  <w:sz w:val="22"/>
                  <w:lang w:val="en-GB" w:eastAsia="nb-NO"/>
                </w:rPr>
                <w:t>7</w:t>
              </w:r>
            </w:ins>
          </w:p>
        </w:tc>
        <w:tc>
          <w:tcPr>
            <w:tcW w:w="1134" w:type="dxa"/>
            <w:tcBorders>
              <w:top w:val="nil"/>
              <w:left w:val="nil"/>
              <w:bottom w:val="nil"/>
              <w:right w:val="nil"/>
            </w:tcBorders>
            <w:noWrap/>
            <w:vAlign w:val="bottom"/>
            <w:hideMark/>
          </w:tcPr>
          <w:p w14:paraId="6EA044F8" w14:textId="26D8C359" w:rsidR="00C94233" w:rsidRPr="00A27C90" w:rsidRDefault="005774D9" w:rsidP="004C7EDC">
            <w:pPr>
              <w:spacing w:after="0" w:line="360" w:lineRule="auto"/>
              <w:jc w:val="both"/>
              <w:rPr>
                <w:rFonts w:ascii="Calibri" w:eastAsia="Times New Roman" w:hAnsi="Calibri" w:cs="Calibri"/>
                <w:color w:val="000000"/>
                <w:sz w:val="22"/>
                <w:lang w:val="en-GB" w:eastAsia="nb-NO"/>
              </w:rPr>
            </w:pPr>
            <w:ins w:id="137" w:author="Mo, Solveig Sølverød" w:date="2026-02-13T14:37:00Z" w16du:dateUtc="2026-02-13T13:37:00Z">
              <w:r w:rsidRPr="00A27C90">
                <w:rPr>
                  <w:rFonts w:ascii="Calibri" w:eastAsia="Times New Roman" w:hAnsi="Calibri" w:cs="Calibri"/>
                  <w:color w:val="000000"/>
                  <w:sz w:val="22"/>
                  <w:lang w:val="en-GB" w:eastAsia="nb-NO"/>
                </w:rPr>
                <w:t>65</w:t>
              </w:r>
            </w:ins>
            <w:ins w:id="138" w:author="Mo, Solveig Sølverød" w:date="2026-02-16T10:07:00Z" w16du:dateUtc="2026-02-16T09:07:00Z">
              <w:r w:rsidR="001E71D2" w:rsidRPr="00A27C90">
                <w:rPr>
                  <w:rFonts w:ascii="Calibri" w:eastAsia="Times New Roman" w:hAnsi="Calibri" w:cs="Calibri"/>
                  <w:color w:val="000000"/>
                  <w:sz w:val="22"/>
                  <w:lang w:val="en-GB" w:eastAsia="nb-NO"/>
                </w:rPr>
                <w:t>0</w:t>
              </w:r>
            </w:ins>
          </w:p>
        </w:tc>
      </w:tr>
      <w:tr w:rsidR="00C94233" w:rsidRPr="00A27C90" w14:paraId="1AD3353D" w14:textId="77777777" w:rsidTr="005A74CE">
        <w:trPr>
          <w:trHeight w:val="288"/>
        </w:trPr>
        <w:tc>
          <w:tcPr>
            <w:tcW w:w="1701" w:type="dxa"/>
            <w:tcBorders>
              <w:top w:val="nil"/>
              <w:left w:val="nil"/>
              <w:bottom w:val="nil"/>
              <w:right w:val="nil"/>
            </w:tcBorders>
            <w:noWrap/>
            <w:vAlign w:val="bottom"/>
            <w:hideMark/>
          </w:tcPr>
          <w:p w14:paraId="54EDC584" w14:textId="77777777" w:rsidR="00C94233" w:rsidRPr="00A27C90" w:rsidRDefault="00C94233" w:rsidP="004C7EDC">
            <w:pPr>
              <w:spacing w:after="0" w:line="360" w:lineRule="auto"/>
              <w:jc w:val="both"/>
              <w:rPr>
                <w:rFonts w:ascii="Calibri" w:eastAsia="Times New Roman" w:hAnsi="Calibri" w:cs="Calibri"/>
                <w:color w:val="000000"/>
                <w:sz w:val="22"/>
                <w:lang w:val="en-GB" w:eastAsia="nb-NO"/>
              </w:rPr>
            </w:pPr>
            <w:r w:rsidRPr="00A27C90">
              <w:rPr>
                <w:rFonts w:ascii="Calibri" w:eastAsia="Times New Roman" w:hAnsi="Calibri" w:cs="Calibri"/>
                <w:color w:val="000000"/>
                <w:sz w:val="22"/>
                <w:lang w:val="en-GB" w:eastAsia="nb-NO"/>
              </w:rPr>
              <w:t>Broiler parents</w:t>
            </w:r>
          </w:p>
        </w:tc>
        <w:tc>
          <w:tcPr>
            <w:tcW w:w="1276" w:type="dxa"/>
            <w:tcBorders>
              <w:top w:val="nil"/>
              <w:left w:val="nil"/>
              <w:bottom w:val="nil"/>
              <w:right w:val="nil"/>
            </w:tcBorders>
            <w:noWrap/>
            <w:vAlign w:val="bottom"/>
            <w:hideMark/>
          </w:tcPr>
          <w:p w14:paraId="40BF3A0F" w14:textId="42B37932" w:rsidR="00C94233" w:rsidRPr="00A27C90" w:rsidRDefault="00F512A0" w:rsidP="004C7EDC">
            <w:pPr>
              <w:spacing w:after="0" w:line="360" w:lineRule="auto"/>
              <w:jc w:val="both"/>
              <w:rPr>
                <w:rFonts w:ascii="Calibri" w:eastAsia="Times New Roman" w:hAnsi="Calibri" w:cs="Calibri"/>
                <w:color w:val="000000"/>
                <w:sz w:val="22"/>
                <w:lang w:val="en-GB" w:eastAsia="nb-NO"/>
              </w:rPr>
            </w:pPr>
            <w:ins w:id="139" w:author="Mo, Solveig Sølverød" w:date="2026-02-13T14:40:00Z" w16du:dateUtc="2026-02-13T13:40:00Z">
              <w:r w:rsidRPr="00A27C90">
                <w:rPr>
                  <w:rFonts w:ascii="Calibri" w:eastAsia="Times New Roman" w:hAnsi="Calibri" w:cs="Calibri"/>
                  <w:color w:val="000000"/>
                  <w:sz w:val="22"/>
                  <w:lang w:val="en-GB" w:eastAsia="nb-NO"/>
                </w:rPr>
                <w:t>63</w:t>
              </w:r>
            </w:ins>
          </w:p>
        </w:tc>
        <w:tc>
          <w:tcPr>
            <w:tcW w:w="1559" w:type="dxa"/>
            <w:tcBorders>
              <w:top w:val="nil"/>
              <w:left w:val="nil"/>
              <w:bottom w:val="nil"/>
              <w:right w:val="nil"/>
            </w:tcBorders>
            <w:noWrap/>
            <w:vAlign w:val="bottom"/>
            <w:hideMark/>
          </w:tcPr>
          <w:p w14:paraId="03233AE1" w14:textId="5AD673DA" w:rsidR="00C94233" w:rsidRPr="00A27C90" w:rsidRDefault="00F512A0" w:rsidP="004C7EDC">
            <w:pPr>
              <w:spacing w:after="0" w:line="360" w:lineRule="auto"/>
              <w:jc w:val="both"/>
              <w:rPr>
                <w:rFonts w:ascii="Calibri" w:eastAsia="Times New Roman" w:hAnsi="Calibri" w:cs="Calibri"/>
                <w:color w:val="000000"/>
                <w:sz w:val="22"/>
                <w:lang w:val="en-GB" w:eastAsia="nb-NO"/>
              </w:rPr>
            </w:pPr>
            <w:ins w:id="140" w:author="Mo, Solveig Sølverød" w:date="2026-02-13T14:41:00Z" w16du:dateUtc="2026-02-13T13:41:00Z">
              <w:r w:rsidRPr="00A27C90">
                <w:rPr>
                  <w:rFonts w:ascii="Calibri" w:eastAsia="Times New Roman" w:hAnsi="Calibri" w:cs="Calibri"/>
                  <w:color w:val="000000"/>
                  <w:sz w:val="22"/>
                  <w:lang w:val="en-GB" w:eastAsia="nb-NO"/>
                </w:rPr>
                <w:t>11</w:t>
              </w:r>
            </w:ins>
            <w:ins w:id="141" w:author="Mo, Solveig Sølverød" w:date="2026-02-16T10:07:00Z" w16du:dateUtc="2026-02-16T09:07:00Z">
              <w:r w:rsidR="001E71D2" w:rsidRPr="00A27C90">
                <w:rPr>
                  <w:rFonts w:ascii="Calibri" w:eastAsia="Times New Roman" w:hAnsi="Calibri" w:cs="Calibri"/>
                  <w:color w:val="000000"/>
                  <w:sz w:val="22"/>
                  <w:lang w:val="en-GB" w:eastAsia="nb-NO"/>
                </w:rPr>
                <w:t>1</w:t>
              </w:r>
            </w:ins>
          </w:p>
        </w:tc>
        <w:tc>
          <w:tcPr>
            <w:tcW w:w="1134" w:type="dxa"/>
            <w:tcBorders>
              <w:top w:val="nil"/>
              <w:left w:val="nil"/>
              <w:bottom w:val="nil"/>
              <w:right w:val="nil"/>
            </w:tcBorders>
            <w:noWrap/>
            <w:vAlign w:val="bottom"/>
            <w:hideMark/>
          </w:tcPr>
          <w:p w14:paraId="79966CA7" w14:textId="7292D3E3" w:rsidR="00C94233" w:rsidRPr="00A27C90" w:rsidRDefault="005774D9" w:rsidP="004C7EDC">
            <w:pPr>
              <w:spacing w:after="0" w:line="360" w:lineRule="auto"/>
              <w:jc w:val="both"/>
              <w:rPr>
                <w:rFonts w:ascii="Calibri" w:eastAsia="Times New Roman" w:hAnsi="Calibri" w:cs="Calibri"/>
                <w:color w:val="000000"/>
                <w:sz w:val="22"/>
                <w:lang w:val="en-GB" w:eastAsia="nb-NO"/>
              </w:rPr>
            </w:pPr>
            <w:ins w:id="142" w:author="Mo, Solveig Sølverød" w:date="2026-02-13T14:37:00Z" w16du:dateUtc="2026-02-13T13:37:00Z">
              <w:r w:rsidRPr="00A27C90">
                <w:rPr>
                  <w:rFonts w:ascii="Calibri" w:eastAsia="Times New Roman" w:hAnsi="Calibri" w:cs="Calibri"/>
                  <w:color w:val="000000"/>
                  <w:sz w:val="22"/>
                  <w:lang w:val="en-GB" w:eastAsia="nb-NO"/>
                </w:rPr>
                <w:t>2</w:t>
              </w:r>
            </w:ins>
            <w:ins w:id="143" w:author="Mo, Solveig Sølverød" w:date="2026-02-16T10:07:00Z" w16du:dateUtc="2026-02-16T09:07:00Z">
              <w:r w:rsidR="001E71D2" w:rsidRPr="00A27C90">
                <w:rPr>
                  <w:rFonts w:ascii="Calibri" w:eastAsia="Times New Roman" w:hAnsi="Calibri" w:cs="Calibri"/>
                  <w:color w:val="000000"/>
                  <w:sz w:val="22"/>
                  <w:lang w:val="en-GB" w:eastAsia="nb-NO"/>
                </w:rPr>
                <w:t>34</w:t>
              </w:r>
            </w:ins>
          </w:p>
        </w:tc>
      </w:tr>
      <w:tr w:rsidR="00C94233" w:rsidRPr="00A27C90" w14:paraId="64CD56C3" w14:textId="77777777" w:rsidTr="005A74CE">
        <w:trPr>
          <w:trHeight w:val="288"/>
        </w:trPr>
        <w:tc>
          <w:tcPr>
            <w:tcW w:w="1701" w:type="dxa"/>
            <w:tcBorders>
              <w:top w:val="nil"/>
              <w:left w:val="nil"/>
              <w:bottom w:val="nil"/>
              <w:right w:val="nil"/>
            </w:tcBorders>
            <w:noWrap/>
            <w:vAlign w:val="bottom"/>
            <w:hideMark/>
          </w:tcPr>
          <w:p w14:paraId="33AE253A" w14:textId="77777777" w:rsidR="00C94233" w:rsidRPr="00A27C90" w:rsidRDefault="00C94233" w:rsidP="004C7EDC">
            <w:pPr>
              <w:spacing w:after="0" w:line="360" w:lineRule="auto"/>
              <w:jc w:val="both"/>
              <w:rPr>
                <w:rFonts w:ascii="Calibri" w:eastAsia="Times New Roman" w:hAnsi="Calibri" w:cs="Calibri"/>
                <w:b/>
                <w:bCs/>
                <w:color w:val="000000"/>
                <w:sz w:val="22"/>
                <w:lang w:val="en-GB" w:eastAsia="nb-NO"/>
              </w:rPr>
            </w:pPr>
            <w:r w:rsidRPr="00A27C90">
              <w:rPr>
                <w:rFonts w:ascii="Calibri" w:eastAsia="Times New Roman" w:hAnsi="Calibri" w:cs="Calibri"/>
                <w:b/>
                <w:bCs/>
                <w:color w:val="000000"/>
                <w:sz w:val="22"/>
                <w:lang w:val="en-GB" w:eastAsia="nb-NO"/>
              </w:rPr>
              <w:t>Total</w:t>
            </w:r>
          </w:p>
        </w:tc>
        <w:tc>
          <w:tcPr>
            <w:tcW w:w="1276" w:type="dxa"/>
            <w:tcBorders>
              <w:top w:val="nil"/>
              <w:left w:val="nil"/>
              <w:bottom w:val="nil"/>
              <w:right w:val="nil"/>
            </w:tcBorders>
            <w:noWrap/>
            <w:vAlign w:val="bottom"/>
            <w:hideMark/>
          </w:tcPr>
          <w:p w14:paraId="3AD6E129" w14:textId="46723027" w:rsidR="00C94233" w:rsidRPr="00A27C90" w:rsidRDefault="00C94233" w:rsidP="004C7EDC">
            <w:pPr>
              <w:spacing w:after="0" w:line="360" w:lineRule="auto"/>
              <w:jc w:val="both"/>
              <w:rPr>
                <w:rFonts w:ascii="Calibri" w:eastAsia="Times New Roman" w:hAnsi="Calibri" w:cs="Calibri"/>
                <w:b/>
                <w:bCs/>
                <w:color w:val="000000"/>
                <w:sz w:val="22"/>
                <w:lang w:val="en-GB" w:eastAsia="nb-NO"/>
              </w:rPr>
            </w:pPr>
            <w:r w:rsidRPr="00A27C90">
              <w:rPr>
                <w:rFonts w:ascii="Calibri" w:eastAsia="Times New Roman" w:hAnsi="Calibri" w:cs="Calibri"/>
                <w:b/>
                <w:bCs/>
                <w:color w:val="000000"/>
                <w:sz w:val="22"/>
                <w:lang w:val="en-GB" w:eastAsia="nb-NO"/>
              </w:rPr>
              <w:t>2</w:t>
            </w:r>
            <w:ins w:id="144" w:author="Mo, Solveig Sølverød" w:date="2026-02-13T14:41:00Z" w16du:dateUtc="2026-02-13T13:41:00Z">
              <w:r w:rsidR="00F512A0" w:rsidRPr="00A27C90">
                <w:rPr>
                  <w:rFonts w:ascii="Calibri" w:eastAsia="Times New Roman" w:hAnsi="Calibri" w:cs="Calibri"/>
                  <w:b/>
                  <w:bCs/>
                  <w:color w:val="000000"/>
                  <w:sz w:val="22"/>
                  <w:lang w:val="en-GB" w:eastAsia="nb-NO"/>
                </w:rPr>
                <w:t>5</w:t>
              </w:r>
            </w:ins>
            <w:ins w:id="145" w:author="Mo, Solveig Sølverød" w:date="2026-02-16T10:05:00Z" w16du:dateUtc="2026-02-16T09:05:00Z">
              <w:r w:rsidR="001E71D2" w:rsidRPr="00A27C90">
                <w:rPr>
                  <w:rFonts w:ascii="Calibri" w:eastAsia="Times New Roman" w:hAnsi="Calibri" w:cs="Calibri"/>
                  <w:b/>
                  <w:bCs/>
                  <w:color w:val="000000"/>
                  <w:sz w:val="22"/>
                  <w:lang w:val="en-GB" w:eastAsia="nb-NO"/>
                </w:rPr>
                <w:t>0</w:t>
              </w:r>
            </w:ins>
          </w:p>
        </w:tc>
        <w:tc>
          <w:tcPr>
            <w:tcW w:w="1559" w:type="dxa"/>
            <w:tcBorders>
              <w:top w:val="nil"/>
              <w:left w:val="nil"/>
              <w:bottom w:val="nil"/>
              <w:right w:val="nil"/>
            </w:tcBorders>
            <w:noWrap/>
            <w:vAlign w:val="bottom"/>
            <w:hideMark/>
          </w:tcPr>
          <w:p w14:paraId="6088B97C" w14:textId="3C2ACE79" w:rsidR="00C94233" w:rsidRPr="00A27C90" w:rsidRDefault="00C94233" w:rsidP="004C7EDC">
            <w:pPr>
              <w:spacing w:after="0" w:line="360" w:lineRule="auto"/>
              <w:jc w:val="both"/>
              <w:rPr>
                <w:rFonts w:ascii="Calibri" w:eastAsia="Times New Roman" w:hAnsi="Calibri" w:cs="Calibri"/>
                <w:b/>
                <w:bCs/>
                <w:color w:val="000000"/>
                <w:sz w:val="22"/>
                <w:lang w:val="en-GB" w:eastAsia="nb-NO"/>
              </w:rPr>
            </w:pPr>
            <w:r w:rsidRPr="00A27C90">
              <w:rPr>
                <w:rFonts w:ascii="Calibri" w:eastAsia="Times New Roman" w:hAnsi="Calibri" w:cs="Calibri"/>
                <w:b/>
                <w:bCs/>
                <w:color w:val="000000"/>
                <w:sz w:val="22"/>
                <w:lang w:val="en-GB" w:eastAsia="nb-NO"/>
              </w:rPr>
              <w:t>3</w:t>
            </w:r>
            <w:ins w:id="146" w:author="Mo, Solveig Sølverød" w:date="2026-02-13T14:41:00Z" w16du:dateUtc="2026-02-13T13:41:00Z">
              <w:r w:rsidR="00F512A0" w:rsidRPr="00A27C90">
                <w:rPr>
                  <w:rFonts w:ascii="Calibri" w:eastAsia="Times New Roman" w:hAnsi="Calibri" w:cs="Calibri"/>
                  <w:b/>
                  <w:bCs/>
                  <w:color w:val="000000"/>
                  <w:sz w:val="22"/>
                  <w:lang w:val="en-GB" w:eastAsia="nb-NO"/>
                </w:rPr>
                <w:t>78</w:t>
              </w:r>
            </w:ins>
          </w:p>
        </w:tc>
        <w:tc>
          <w:tcPr>
            <w:tcW w:w="1134" w:type="dxa"/>
            <w:tcBorders>
              <w:top w:val="nil"/>
              <w:left w:val="nil"/>
              <w:bottom w:val="nil"/>
              <w:right w:val="nil"/>
            </w:tcBorders>
            <w:noWrap/>
            <w:vAlign w:val="bottom"/>
            <w:hideMark/>
          </w:tcPr>
          <w:p w14:paraId="7840B0D8" w14:textId="3464EA40" w:rsidR="00C94233" w:rsidRPr="00A27C90" w:rsidRDefault="005774D9" w:rsidP="004C7EDC">
            <w:pPr>
              <w:spacing w:after="0" w:line="360" w:lineRule="auto"/>
              <w:jc w:val="both"/>
              <w:rPr>
                <w:rFonts w:ascii="Calibri" w:eastAsia="Times New Roman" w:hAnsi="Calibri" w:cs="Calibri"/>
                <w:b/>
                <w:bCs/>
                <w:color w:val="000000"/>
                <w:sz w:val="22"/>
                <w:lang w:val="en-GB" w:eastAsia="nb-NO"/>
              </w:rPr>
            </w:pPr>
            <w:ins w:id="147" w:author="Mo, Solveig Sølverød" w:date="2026-02-13T14:38:00Z" w16du:dateUtc="2026-02-13T13:38:00Z">
              <w:r w:rsidRPr="00A27C90">
                <w:rPr>
                  <w:rFonts w:ascii="Calibri" w:eastAsia="Times New Roman" w:hAnsi="Calibri" w:cs="Calibri"/>
                  <w:b/>
                  <w:bCs/>
                  <w:color w:val="000000"/>
                  <w:sz w:val="22"/>
                  <w:lang w:val="en-GB" w:eastAsia="nb-NO"/>
                </w:rPr>
                <w:t>884</w:t>
              </w:r>
            </w:ins>
          </w:p>
        </w:tc>
      </w:tr>
    </w:tbl>
    <w:p w14:paraId="719EAA98" w14:textId="77777777" w:rsidR="00824429" w:rsidRPr="00A27C90" w:rsidRDefault="00824429" w:rsidP="004C7EDC">
      <w:pPr>
        <w:spacing w:line="360" w:lineRule="auto"/>
        <w:jc w:val="both"/>
        <w:rPr>
          <w:lang w:val="en-GB"/>
        </w:rPr>
      </w:pPr>
    </w:p>
    <w:p w14:paraId="5D64AA60" w14:textId="7397D493" w:rsidR="007B0240" w:rsidRPr="00A27C90" w:rsidRDefault="007B0240" w:rsidP="004C7EDC">
      <w:pPr>
        <w:spacing w:line="360" w:lineRule="auto"/>
        <w:jc w:val="both"/>
        <w:rPr>
          <w:lang w:val="en-GB"/>
        </w:rPr>
      </w:pPr>
      <w:r w:rsidRPr="00A27C90">
        <w:rPr>
          <w:lang w:val="en-GB"/>
        </w:rPr>
        <w:t xml:space="preserve">In total, </w:t>
      </w:r>
      <w:ins w:id="148" w:author="Mo, Solveig Sølverød" w:date="2026-02-13T14:48:00Z" w16du:dateUtc="2026-02-13T13:48:00Z">
        <w:r w:rsidR="00B110C1" w:rsidRPr="00A27C90">
          <w:rPr>
            <w:lang w:val="en-GB"/>
          </w:rPr>
          <w:t xml:space="preserve">88 </w:t>
        </w:r>
      </w:ins>
      <w:r w:rsidRPr="00A27C90">
        <w:rPr>
          <w:lang w:val="en-GB"/>
        </w:rPr>
        <w:t xml:space="preserve">different STs were observed among the included isolates. The </w:t>
      </w:r>
      <w:commentRangeStart w:id="149"/>
      <w:commentRangeStart w:id="150"/>
      <w:r w:rsidRPr="00A27C90">
        <w:rPr>
          <w:lang w:val="en-GB"/>
        </w:rPr>
        <w:t xml:space="preserve">most common ST </w:t>
      </w:r>
      <w:commentRangeEnd w:id="149"/>
      <w:r w:rsidR="00890766" w:rsidRPr="00A27C90">
        <w:rPr>
          <w:rStyle w:val="Merknadsreferanse"/>
          <w:sz w:val="20"/>
          <w:szCs w:val="22"/>
          <w:lang w:val="en-GB"/>
        </w:rPr>
        <w:commentReference w:id="149"/>
      </w:r>
      <w:commentRangeEnd w:id="150"/>
      <w:r w:rsidR="007E045E" w:rsidRPr="00A27C90">
        <w:rPr>
          <w:rStyle w:val="Merknadsreferanse"/>
          <w:sz w:val="20"/>
          <w:szCs w:val="22"/>
          <w:lang w:val="en-GB"/>
        </w:rPr>
        <w:commentReference w:id="150"/>
      </w:r>
      <w:r w:rsidRPr="00A27C90">
        <w:rPr>
          <w:lang w:val="en-GB"/>
        </w:rPr>
        <w:t xml:space="preserve">was ST23 (n=255), followed by </w:t>
      </w:r>
      <w:ins w:id="151" w:author="Mo, Solveig Sølverød" w:date="2026-02-13T14:48:00Z" w16du:dateUtc="2026-02-13T13:48:00Z">
        <w:r w:rsidR="00C616F4" w:rsidRPr="00A27C90">
          <w:rPr>
            <w:lang w:val="en-GB"/>
          </w:rPr>
          <w:t xml:space="preserve">ST117 (n=83) </w:t>
        </w:r>
      </w:ins>
      <w:r w:rsidRPr="00A27C90">
        <w:rPr>
          <w:lang w:val="en-GB"/>
        </w:rPr>
        <w:t xml:space="preserve">and </w:t>
      </w:r>
      <w:ins w:id="152" w:author="Mo, Solveig Sølverød" w:date="2026-02-13T14:49:00Z" w16du:dateUtc="2026-02-13T13:49:00Z">
        <w:r w:rsidR="00C616F4" w:rsidRPr="00A27C90">
          <w:rPr>
            <w:lang w:val="en-GB"/>
          </w:rPr>
          <w:t>ST95 (n=67)</w:t>
        </w:r>
      </w:ins>
      <w:r w:rsidRPr="00A27C90">
        <w:rPr>
          <w:lang w:val="en-GB"/>
        </w:rPr>
        <w:t xml:space="preserve">. </w:t>
      </w:r>
      <w:r w:rsidR="009F03B3" w:rsidRPr="00A27C90">
        <w:rPr>
          <w:lang w:val="en-GB"/>
        </w:rPr>
        <w:t>The top ten STs accounted for 7</w:t>
      </w:r>
      <w:ins w:id="153" w:author="Mo, Solveig Sølverød" w:date="2026-02-13T14:49:00Z" w16du:dateUtc="2026-02-13T13:49:00Z">
        <w:r w:rsidR="00C616F4" w:rsidRPr="00A27C90">
          <w:rPr>
            <w:lang w:val="en-GB"/>
          </w:rPr>
          <w:t>2.9</w:t>
        </w:r>
      </w:ins>
      <w:r w:rsidR="009F03B3" w:rsidRPr="00A27C90">
        <w:rPr>
          <w:lang w:val="en-GB"/>
        </w:rPr>
        <w:t>% (n=</w:t>
      </w:r>
      <w:ins w:id="154" w:author="Mo, Solveig Sølverød" w:date="2026-02-13T14:49:00Z" w16du:dateUtc="2026-02-13T13:49:00Z">
        <w:r w:rsidR="00C616F4" w:rsidRPr="00A27C90">
          <w:rPr>
            <w:lang w:val="en-GB"/>
          </w:rPr>
          <w:t>645</w:t>
        </w:r>
      </w:ins>
      <w:r w:rsidR="009F03B3" w:rsidRPr="00A27C90">
        <w:rPr>
          <w:lang w:val="en-GB"/>
        </w:rPr>
        <w:t>) of the isolates. Thirty-</w:t>
      </w:r>
      <w:ins w:id="155" w:author="Mo, Solveig Sølverød" w:date="2026-02-13T14:50:00Z" w16du:dateUtc="2026-02-13T13:50:00Z">
        <w:r w:rsidR="00C616F4" w:rsidRPr="00A27C90">
          <w:rPr>
            <w:lang w:val="en-GB"/>
          </w:rPr>
          <w:t xml:space="preserve">eight </w:t>
        </w:r>
      </w:ins>
      <w:r w:rsidR="009F03B3" w:rsidRPr="00A27C90">
        <w:rPr>
          <w:lang w:val="en-GB"/>
        </w:rPr>
        <w:t>STs were only represented by single isolates.</w:t>
      </w:r>
    </w:p>
    <w:p w14:paraId="369F49D4" w14:textId="29711F46" w:rsidR="00E027CB" w:rsidRPr="00A27C90" w:rsidRDefault="00CD365F" w:rsidP="004C7EDC">
      <w:pPr>
        <w:spacing w:line="360" w:lineRule="auto"/>
        <w:jc w:val="both"/>
        <w:rPr>
          <w:lang w:val="en-GB"/>
        </w:rPr>
      </w:pPr>
      <w:r w:rsidRPr="00A27C90">
        <w:rPr>
          <w:lang w:val="en-GB"/>
        </w:rPr>
        <w:t>The most commonly observed serotypes were O78:H4 (n=251), followed by O2/O50:H1 (n=</w:t>
      </w:r>
      <w:ins w:id="156" w:author="Mo, Solveig Sølverød" w:date="2026-02-13T14:52:00Z" w16du:dateUtc="2026-02-13T13:52:00Z">
        <w:r w:rsidR="00C616F4" w:rsidRPr="00A27C90">
          <w:rPr>
            <w:lang w:val="en-GB"/>
          </w:rPr>
          <w:t>71</w:t>
        </w:r>
      </w:ins>
      <w:r w:rsidRPr="00A27C90">
        <w:rPr>
          <w:lang w:val="en-GB"/>
        </w:rPr>
        <w:t>) and O2/O50:H5 (n=</w:t>
      </w:r>
      <w:ins w:id="157" w:author="Mo, Solveig Sølverød" w:date="2026-02-13T14:52:00Z" w16du:dateUtc="2026-02-13T13:52:00Z">
        <w:r w:rsidR="00C616F4" w:rsidRPr="00A27C90">
          <w:rPr>
            <w:lang w:val="en-GB"/>
          </w:rPr>
          <w:t>49</w:t>
        </w:r>
      </w:ins>
      <w:r w:rsidRPr="00A27C90">
        <w:rPr>
          <w:lang w:val="en-GB"/>
        </w:rPr>
        <w:t>).</w:t>
      </w:r>
      <w:r w:rsidR="00614044" w:rsidRPr="00A27C90">
        <w:rPr>
          <w:lang w:val="en-GB"/>
        </w:rPr>
        <w:t xml:space="preserve"> </w:t>
      </w:r>
      <w:r w:rsidR="00E027CB" w:rsidRPr="00A27C90">
        <w:rPr>
          <w:lang w:val="en-GB"/>
        </w:rPr>
        <w:t>Serotype O78:H4 was observed in ST23 (n=244) and ST117 (n=7), while O2/O50:H1 was detected in ST429 (n=53) and ST135 (n=</w:t>
      </w:r>
      <w:ins w:id="158" w:author="Mo, Solveig Sølverød" w:date="2026-02-13T14:53:00Z" w16du:dateUtc="2026-02-13T13:53:00Z">
        <w:r w:rsidR="00AF3B0A" w:rsidRPr="00A27C90">
          <w:rPr>
            <w:lang w:val="en-GB"/>
          </w:rPr>
          <w:t>18</w:t>
        </w:r>
      </w:ins>
      <w:r w:rsidR="00E027CB" w:rsidRPr="00A27C90">
        <w:rPr>
          <w:lang w:val="en-GB"/>
        </w:rPr>
        <w:t>). Further, serotype O2/O50:H5 was reported in five different STs, namely ST95 (n=</w:t>
      </w:r>
      <w:ins w:id="159" w:author="Mo, Solveig Sølverød" w:date="2026-02-13T14:54:00Z" w16du:dateUtc="2026-02-13T13:54:00Z">
        <w:r w:rsidR="00AF3B0A" w:rsidRPr="00A27C90">
          <w:rPr>
            <w:lang w:val="en-GB"/>
          </w:rPr>
          <w:t>36</w:t>
        </w:r>
      </w:ins>
      <w:r w:rsidR="00E027CB" w:rsidRPr="00A27C90">
        <w:rPr>
          <w:lang w:val="en-GB"/>
        </w:rPr>
        <w:t>), ST140</w:t>
      </w:r>
      <w:ins w:id="160" w:author="Mo, Solveig Sølverød" w:date="2026-02-13T14:54:00Z" w16du:dateUtc="2026-02-13T13:54:00Z">
        <w:r w:rsidR="00AF3B0A" w:rsidRPr="00A27C90">
          <w:rPr>
            <w:lang w:val="en-GB"/>
          </w:rPr>
          <w:t xml:space="preserve"> (n=5),</w:t>
        </w:r>
      </w:ins>
      <w:r w:rsidR="00E027CB" w:rsidRPr="00A27C90">
        <w:rPr>
          <w:lang w:val="en-GB"/>
        </w:rPr>
        <w:t xml:space="preserve"> </w:t>
      </w:r>
      <w:ins w:id="161" w:author="Mo, Solveig Sølverød" w:date="2026-02-13T14:54:00Z" w16du:dateUtc="2026-02-13T13:54:00Z">
        <w:r w:rsidR="00AF3B0A" w:rsidRPr="00A27C90">
          <w:rPr>
            <w:lang w:val="en-GB"/>
          </w:rPr>
          <w:t>ST</w:t>
        </w:r>
      </w:ins>
      <w:r w:rsidR="00E027CB" w:rsidRPr="00A27C90">
        <w:rPr>
          <w:lang w:val="en-GB"/>
        </w:rPr>
        <w:t>355 (n=</w:t>
      </w:r>
      <w:ins w:id="162" w:author="Mo, Solveig Sølverød" w:date="2026-02-13T14:54:00Z" w16du:dateUtc="2026-02-13T13:54:00Z">
        <w:r w:rsidR="00AF3B0A" w:rsidRPr="00A27C90">
          <w:rPr>
            <w:lang w:val="en-GB"/>
          </w:rPr>
          <w:t>4</w:t>
        </w:r>
      </w:ins>
      <w:r w:rsidR="00E027CB" w:rsidRPr="00A27C90">
        <w:rPr>
          <w:lang w:val="en-GB"/>
        </w:rPr>
        <w:t>) and STs</w:t>
      </w:r>
      <w:ins w:id="163" w:author="Sekse, Camilla" w:date="2026-06-23T13:42:00Z" w16du:dateUtc="2026-06-23T11:42:00Z">
        <w:r w:rsidR="00B33FB7" w:rsidRPr="00A27C90">
          <w:rPr>
            <w:lang w:val="en-GB"/>
          </w:rPr>
          <w:t xml:space="preserve"> </w:t>
        </w:r>
      </w:ins>
      <w:r w:rsidR="00E027CB" w:rsidRPr="00A27C90">
        <w:rPr>
          <w:lang w:val="en-GB"/>
        </w:rPr>
        <w:t>12959 and 16710 (n=2 each).</w:t>
      </w:r>
    </w:p>
    <w:p w14:paraId="55B22397" w14:textId="1709153A" w:rsidR="00554281" w:rsidRPr="00A27C90" w:rsidRDefault="00554281" w:rsidP="004C7EDC">
      <w:pPr>
        <w:spacing w:line="360" w:lineRule="auto"/>
        <w:jc w:val="both"/>
        <w:rPr>
          <w:lang w:val="en-GB"/>
        </w:rPr>
      </w:pPr>
      <w:r w:rsidRPr="00A27C90">
        <w:rPr>
          <w:lang w:val="en-GB"/>
        </w:rPr>
        <w:t xml:space="preserve">Of the </w:t>
      </w:r>
      <w:ins w:id="164" w:author="Mo, Solveig Sølverød" w:date="2026-02-13T14:57:00Z" w16du:dateUtc="2026-02-13T13:57:00Z">
        <w:r w:rsidR="006A64E3" w:rsidRPr="00A27C90">
          <w:rPr>
            <w:lang w:val="en-GB"/>
          </w:rPr>
          <w:t xml:space="preserve">884 </w:t>
        </w:r>
      </w:ins>
      <w:r w:rsidRPr="00A27C90">
        <w:rPr>
          <w:lang w:val="en-GB"/>
        </w:rPr>
        <w:t xml:space="preserve">isolates included, </w:t>
      </w:r>
      <w:ins w:id="165" w:author="Mo, Solveig Sølverød" w:date="2026-02-13T14:58:00Z" w16du:dateUtc="2026-02-13T13:58:00Z">
        <w:r w:rsidR="006A64E3" w:rsidRPr="00A27C90">
          <w:rPr>
            <w:lang w:val="en-GB"/>
          </w:rPr>
          <w:t>870</w:t>
        </w:r>
      </w:ins>
      <w:r w:rsidRPr="00A27C90">
        <w:rPr>
          <w:lang w:val="en-GB"/>
        </w:rPr>
        <w:t xml:space="preserve"> carried one or more virulence gene</w:t>
      </w:r>
      <w:ins w:id="166" w:author="Mo, Solveig Sølverød" w:date="2026-07-27T11:18:00Z" w16du:dateUtc="2026-07-27T09:18:00Z">
        <w:r w:rsidR="00CF5889" w:rsidRPr="00A27C90">
          <w:rPr>
            <w:lang w:val="en-GB"/>
          </w:rPr>
          <w:t>(s)</w:t>
        </w:r>
      </w:ins>
      <w:r w:rsidRPr="00A27C90">
        <w:rPr>
          <w:lang w:val="en-GB"/>
        </w:rPr>
        <w:t xml:space="preserve"> associated with APEC. The most commonly observed combination of genes was </w:t>
      </w:r>
      <w:r w:rsidRPr="00A27C90">
        <w:rPr>
          <w:i/>
          <w:iCs/>
          <w:lang w:val="en-GB"/>
        </w:rPr>
        <w:t>cva</w:t>
      </w:r>
      <w:r w:rsidRPr="00A27C90">
        <w:rPr>
          <w:lang w:val="en-GB"/>
        </w:rPr>
        <w:t xml:space="preserve">C, </w:t>
      </w:r>
      <w:r w:rsidRPr="00A27C90">
        <w:rPr>
          <w:i/>
          <w:iCs/>
          <w:lang w:val="en-GB"/>
        </w:rPr>
        <w:t>hly</w:t>
      </w:r>
      <w:r w:rsidRPr="00A27C90">
        <w:rPr>
          <w:lang w:val="en-GB"/>
        </w:rPr>
        <w:t xml:space="preserve">F, </w:t>
      </w:r>
      <w:r w:rsidRPr="00A27C90">
        <w:rPr>
          <w:i/>
          <w:iCs/>
          <w:lang w:val="en-GB"/>
        </w:rPr>
        <w:t>iro</w:t>
      </w:r>
      <w:r w:rsidRPr="00A27C90">
        <w:rPr>
          <w:lang w:val="en-GB"/>
        </w:rPr>
        <w:t xml:space="preserve">N, </w:t>
      </w:r>
      <w:r w:rsidRPr="00A27C90">
        <w:rPr>
          <w:i/>
          <w:iCs/>
          <w:lang w:val="en-GB"/>
        </w:rPr>
        <w:t>irp</w:t>
      </w:r>
      <w:r w:rsidRPr="00A27C90">
        <w:rPr>
          <w:lang w:val="en-GB"/>
        </w:rPr>
        <w:t xml:space="preserve">2, </w:t>
      </w:r>
      <w:r w:rsidRPr="00A27C90">
        <w:rPr>
          <w:i/>
          <w:iCs/>
          <w:lang w:val="en-GB"/>
        </w:rPr>
        <w:t>iss</w:t>
      </w:r>
      <w:r w:rsidRPr="00A27C90">
        <w:rPr>
          <w:lang w:val="en-GB"/>
        </w:rPr>
        <w:t xml:space="preserve">, </w:t>
      </w:r>
      <w:r w:rsidRPr="00A27C90">
        <w:rPr>
          <w:i/>
          <w:iCs/>
          <w:lang w:val="en-GB"/>
        </w:rPr>
        <w:t>iuc</w:t>
      </w:r>
      <w:r w:rsidRPr="00A27C90">
        <w:rPr>
          <w:lang w:val="en-GB"/>
        </w:rPr>
        <w:t xml:space="preserve">C, </w:t>
      </w:r>
      <w:r w:rsidRPr="00A27C90">
        <w:rPr>
          <w:i/>
          <w:iCs/>
          <w:lang w:val="en-GB"/>
        </w:rPr>
        <w:t>iut</w:t>
      </w:r>
      <w:r w:rsidRPr="00A27C90">
        <w:rPr>
          <w:lang w:val="en-GB"/>
        </w:rPr>
        <w:t xml:space="preserve">A, </w:t>
      </w:r>
      <w:r w:rsidRPr="00A27C90">
        <w:rPr>
          <w:i/>
          <w:iCs/>
          <w:lang w:val="en-GB"/>
        </w:rPr>
        <w:t>omp</w:t>
      </w:r>
      <w:r w:rsidRPr="00A27C90">
        <w:rPr>
          <w:lang w:val="en-GB"/>
        </w:rPr>
        <w:t xml:space="preserve">T, </w:t>
      </w:r>
      <w:r w:rsidRPr="00A27C90">
        <w:rPr>
          <w:i/>
          <w:iCs/>
          <w:lang w:val="en-GB"/>
        </w:rPr>
        <w:t>tsh</w:t>
      </w:r>
      <w:r w:rsidRPr="00A27C90">
        <w:rPr>
          <w:lang w:val="en-GB"/>
        </w:rPr>
        <w:t xml:space="preserve"> (n=</w:t>
      </w:r>
      <w:ins w:id="167" w:author="Mo, Solveig Sølverød" w:date="2026-02-13T14:58:00Z" w16du:dateUtc="2026-02-13T13:58:00Z">
        <w:r w:rsidR="00C536D9" w:rsidRPr="00A27C90">
          <w:rPr>
            <w:lang w:val="en-GB"/>
          </w:rPr>
          <w:t>301</w:t>
        </w:r>
      </w:ins>
      <w:r w:rsidRPr="00A27C90">
        <w:rPr>
          <w:lang w:val="en-GB"/>
        </w:rPr>
        <w:t xml:space="preserve">), </w:t>
      </w:r>
      <w:r w:rsidR="00C348E2" w:rsidRPr="00A27C90">
        <w:rPr>
          <w:lang w:val="en-GB"/>
        </w:rPr>
        <w:t xml:space="preserve">which was detected in </w:t>
      </w:r>
      <w:ins w:id="168" w:author="Mo, Solveig Sølverød" w:date="2026-02-13T15:01:00Z" w16du:dateUtc="2026-02-13T14:01:00Z">
        <w:r w:rsidR="00C536D9" w:rsidRPr="00A27C90">
          <w:rPr>
            <w:lang w:val="en-GB"/>
          </w:rPr>
          <w:t>four</w:t>
        </w:r>
      </w:ins>
      <w:ins w:id="169" w:author="Mo, Solveig Sølverød" w:date="2026-02-13T14:59:00Z" w16du:dateUtc="2026-02-13T13:59:00Z">
        <w:r w:rsidR="00C536D9" w:rsidRPr="00A27C90">
          <w:rPr>
            <w:lang w:val="en-GB"/>
          </w:rPr>
          <w:t xml:space="preserve"> </w:t>
        </w:r>
      </w:ins>
      <w:r w:rsidR="00C348E2" w:rsidRPr="00A27C90">
        <w:rPr>
          <w:lang w:val="en-GB"/>
        </w:rPr>
        <w:t xml:space="preserve">different STs, namely </w:t>
      </w:r>
      <w:commentRangeStart w:id="170"/>
      <w:commentRangeStart w:id="171"/>
      <w:r w:rsidR="00C348E2" w:rsidRPr="00A27C90">
        <w:rPr>
          <w:lang w:val="en-GB"/>
        </w:rPr>
        <w:t>ST23 (n=242), ST429 (n=52), ST140 (n=5)</w:t>
      </w:r>
      <w:r w:rsidR="00C536D9" w:rsidRPr="00A27C90">
        <w:rPr>
          <w:lang w:val="en-GB"/>
        </w:rPr>
        <w:t xml:space="preserve"> and</w:t>
      </w:r>
      <w:r w:rsidR="00C348E2" w:rsidRPr="00A27C90">
        <w:rPr>
          <w:lang w:val="en-GB"/>
        </w:rPr>
        <w:t xml:space="preserve"> ST69 (n=2). The second most frequent combination </w:t>
      </w:r>
      <w:commentRangeStart w:id="172"/>
      <w:r w:rsidR="00C348E2" w:rsidRPr="00A27C90">
        <w:rPr>
          <w:lang w:val="en-GB"/>
        </w:rPr>
        <w:t xml:space="preserve">was </w:t>
      </w:r>
      <w:r w:rsidRPr="00A27C90">
        <w:rPr>
          <w:i/>
          <w:iCs/>
          <w:lang w:val="en-GB"/>
        </w:rPr>
        <w:t>pap</w:t>
      </w:r>
      <w:r w:rsidRPr="00A27C90">
        <w:rPr>
          <w:lang w:val="en-GB"/>
        </w:rPr>
        <w:t>C</w:t>
      </w:r>
      <w:r w:rsidR="00B33FB7" w:rsidRPr="00A27C90">
        <w:rPr>
          <w:i/>
          <w:iCs/>
          <w:lang w:val="en-GB"/>
        </w:rPr>
        <w:t xml:space="preserve"> </w:t>
      </w:r>
      <w:r w:rsidR="00B33FB7" w:rsidRPr="00A27C90">
        <w:rPr>
          <w:lang w:val="en-GB"/>
        </w:rPr>
        <w:t>in combination with all the virulence genes above</w:t>
      </w:r>
      <w:r w:rsidRPr="00A27C90">
        <w:rPr>
          <w:lang w:val="en-GB"/>
        </w:rPr>
        <w:t xml:space="preserve"> (</w:t>
      </w:r>
      <w:commentRangeEnd w:id="172"/>
      <w:r w:rsidR="00B33FB7" w:rsidRPr="00A27C90">
        <w:rPr>
          <w:rStyle w:val="Merknadsreferanse"/>
          <w:sz w:val="20"/>
          <w:szCs w:val="22"/>
          <w:lang w:val="en-GB"/>
        </w:rPr>
        <w:commentReference w:id="172"/>
      </w:r>
      <w:r w:rsidRPr="00A27C90">
        <w:rPr>
          <w:lang w:val="en-GB"/>
        </w:rPr>
        <w:t>n=</w:t>
      </w:r>
      <w:ins w:id="173" w:author="Mo, Solveig Sølverød" w:date="2026-02-13T15:02:00Z" w16du:dateUtc="2026-02-13T14:02:00Z">
        <w:r w:rsidR="00C536D9" w:rsidRPr="00A27C90">
          <w:rPr>
            <w:lang w:val="en-GB"/>
          </w:rPr>
          <w:t>58</w:t>
        </w:r>
      </w:ins>
      <w:r w:rsidRPr="00A27C90">
        <w:rPr>
          <w:lang w:val="en-GB"/>
        </w:rPr>
        <w:t>)</w:t>
      </w:r>
      <w:r w:rsidR="00C348E2" w:rsidRPr="00A27C90">
        <w:rPr>
          <w:lang w:val="en-GB"/>
        </w:rPr>
        <w:t xml:space="preserve">, detected in </w:t>
      </w:r>
      <w:r w:rsidR="008E2E07" w:rsidRPr="00A27C90">
        <w:rPr>
          <w:lang w:val="en-GB"/>
        </w:rPr>
        <w:t>ST69 (n=2</w:t>
      </w:r>
      <w:ins w:id="174" w:author="Mo, Solveig Sølverød" w:date="2026-02-13T15:02:00Z" w16du:dateUtc="2026-02-13T14:02:00Z">
        <w:r w:rsidR="00C536D9" w:rsidRPr="00A27C90">
          <w:rPr>
            <w:lang w:val="en-GB"/>
          </w:rPr>
          <w:t>9</w:t>
        </w:r>
      </w:ins>
      <w:r w:rsidR="008E2E07" w:rsidRPr="00A27C90">
        <w:rPr>
          <w:lang w:val="en-GB"/>
        </w:rPr>
        <w:t>), ST117 (n=</w:t>
      </w:r>
      <w:ins w:id="175" w:author="Mo, Solveig Sølverød" w:date="2026-02-13T15:02:00Z" w16du:dateUtc="2026-02-13T14:02:00Z">
        <w:r w:rsidR="00C536D9" w:rsidRPr="00A27C90">
          <w:rPr>
            <w:lang w:val="en-GB"/>
          </w:rPr>
          <w:t>2</w:t>
        </w:r>
      </w:ins>
      <w:r w:rsidR="008E2E07" w:rsidRPr="00A27C90">
        <w:rPr>
          <w:lang w:val="en-GB"/>
        </w:rPr>
        <w:t>3), ST88 (n=3) and ST95 (n=3)</w:t>
      </w:r>
      <w:ins w:id="176" w:author="Mo, Solveig Sølverød" w:date="2026-02-13T15:02:00Z" w16du:dateUtc="2026-02-13T14:02:00Z">
        <w:r w:rsidR="00C536D9" w:rsidRPr="00A27C90">
          <w:rPr>
            <w:lang w:val="en-GB"/>
          </w:rPr>
          <w:t>.</w:t>
        </w:r>
      </w:ins>
      <w:r w:rsidRPr="00A27C90">
        <w:rPr>
          <w:lang w:val="en-GB"/>
        </w:rPr>
        <w:t xml:space="preserve"> </w:t>
      </w:r>
      <w:commentRangeEnd w:id="170"/>
      <w:r w:rsidR="00E1769F" w:rsidRPr="00A27C90">
        <w:rPr>
          <w:rStyle w:val="Merknadsreferanse"/>
          <w:sz w:val="20"/>
          <w:szCs w:val="22"/>
          <w:lang w:val="en-GB"/>
        </w:rPr>
        <w:commentReference w:id="170"/>
      </w:r>
      <w:commentRangeEnd w:id="171"/>
      <w:r w:rsidR="00F84EF5" w:rsidRPr="00A27C90">
        <w:rPr>
          <w:rStyle w:val="Merknadsreferanse"/>
          <w:sz w:val="20"/>
          <w:szCs w:val="22"/>
          <w:lang w:val="en-GB"/>
        </w:rPr>
        <w:commentReference w:id="171"/>
      </w:r>
    </w:p>
    <w:p w14:paraId="2B1CCA6A" w14:textId="633B06F8" w:rsidR="00554281" w:rsidRPr="00A27C90" w:rsidRDefault="00AC6F5B" w:rsidP="004C7EDC">
      <w:pPr>
        <w:spacing w:line="360" w:lineRule="auto"/>
        <w:jc w:val="both"/>
        <w:rPr>
          <w:lang w:val="en-GB"/>
        </w:rPr>
      </w:pPr>
      <w:r w:rsidRPr="00A27C90">
        <w:rPr>
          <w:lang w:val="en-GB"/>
        </w:rPr>
        <w:t>T</w:t>
      </w:r>
      <w:r w:rsidR="00554281" w:rsidRPr="00A27C90">
        <w:rPr>
          <w:lang w:val="en-GB"/>
        </w:rPr>
        <w:t xml:space="preserve">he most frequently observed combinations </w:t>
      </w:r>
      <w:r w:rsidRPr="00A27C90">
        <w:rPr>
          <w:lang w:val="en-GB"/>
        </w:rPr>
        <w:t xml:space="preserve">of ST, serotype and virulence genes </w:t>
      </w:r>
      <w:r w:rsidR="00554281" w:rsidRPr="00A27C90">
        <w:rPr>
          <w:lang w:val="en-GB"/>
        </w:rPr>
        <w:t xml:space="preserve">are </w:t>
      </w:r>
      <w:ins w:id="177" w:author="Mo, Solveig Sølverød" w:date="2026-02-13T15:27:00Z" w16du:dateUtc="2026-02-13T14:27:00Z">
        <w:r w:rsidR="002709AA" w:rsidRPr="00A27C90">
          <w:rPr>
            <w:lang w:val="en-GB"/>
          </w:rPr>
          <w:t>shown in Figure 1</w:t>
        </w:r>
      </w:ins>
      <w:r w:rsidR="00554281" w:rsidRPr="00A27C90">
        <w:rPr>
          <w:lang w:val="en-GB"/>
        </w:rPr>
        <w:t>.</w:t>
      </w:r>
      <w:r w:rsidR="00A6634A" w:rsidRPr="00A27C90">
        <w:rPr>
          <w:lang w:val="en-GB"/>
        </w:rPr>
        <w:t xml:space="preserve"> When all three factors are taken into account, </w:t>
      </w:r>
      <w:r w:rsidR="00C71B22" w:rsidRPr="00A27C90">
        <w:rPr>
          <w:lang w:val="en-GB"/>
        </w:rPr>
        <w:t>ST23-O78:H4-</w:t>
      </w:r>
      <w:r w:rsidR="00C71B22" w:rsidRPr="00A27C90">
        <w:rPr>
          <w:i/>
          <w:iCs/>
          <w:lang w:val="en-GB"/>
        </w:rPr>
        <w:t>cva</w:t>
      </w:r>
      <w:r w:rsidR="00C71B22" w:rsidRPr="00A27C90">
        <w:rPr>
          <w:lang w:val="en-GB"/>
        </w:rPr>
        <w:t xml:space="preserve">C, </w:t>
      </w:r>
      <w:r w:rsidR="00C71B22" w:rsidRPr="00A27C90">
        <w:rPr>
          <w:i/>
          <w:iCs/>
          <w:lang w:val="en-GB"/>
        </w:rPr>
        <w:t>hly</w:t>
      </w:r>
      <w:r w:rsidR="00C71B22" w:rsidRPr="00A27C90">
        <w:rPr>
          <w:lang w:val="en-GB"/>
        </w:rPr>
        <w:t xml:space="preserve">F, </w:t>
      </w:r>
      <w:r w:rsidR="00C71B22" w:rsidRPr="00A27C90">
        <w:rPr>
          <w:i/>
          <w:iCs/>
          <w:lang w:val="en-GB"/>
        </w:rPr>
        <w:t>iro</w:t>
      </w:r>
      <w:r w:rsidR="00C71B22" w:rsidRPr="00A27C90">
        <w:rPr>
          <w:lang w:val="en-GB"/>
        </w:rPr>
        <w:t xml:space="preserve">N, </w:t>
      </w:r>
      <w:r w:rsidR="00C71B22" w:rsidRPr="00A27C90">
        <w:rPr>
          <w:i/>
          <w:iCs/>
          <w:lang w:val="en-GB"/>
        </w:rPr>
        <w:t>irp</w:t>
      </w:r>
      <w:r w:rsidR="00C71B22" w:rsidRPr="00A27C90">
        <w:rPr>
          <w:lang w:val="en-GB"/>
        </w:rPr>
        <w:t xml:space="preserve">2, </w:t>
      </w:r>
      <w:r w:rsidR="00C71B22" w:rsidRPr="00A27C90">
        <w:rPr>
          <w:i/>
          <w:iCs/>
          <w:lang w:val="en-GB"/>
        </w:rPr>
        <w:t>iss</w:t>
      </w:r>
      <w:r w:rsidR="00C71B22" w:rsidRPr="00A27C90">
        <w:rPr>
          <w:lang w:val="en-GB"/>
        </w:rPr>
        <w:t xml:space="preserve">, </w:t>
      </w:r>
      <w:r w:rsidR="00C71B22" w:rsidRPr="00A27C90">
        <w:rPr>
          <w:i/>
          <w:iCs/>
          <w:lang w:val="en-GB"/>
        </w:rPr>
        <w:t>iuc</w:t>
      </w:r>
      <w:r w:rsidR="00C71B22" w:rsidRPr="00A27C90">
        <w:rPr>
          <w:lang w:val="en-GB"/>
        </w:rPr>
        <w:t xml:space="preserve">C, </w:t>
      </w:r>
      <w:r w:rsidR="00C71B22" w:rsidRPr="00A27C90">
        <w:rPr>
          <w:i/>
          <w:iCs/>
          <w:lang w:val="en-GB"/>
        </w:rPr>
        <w:t>iut</w:t>
      </w:r>
      <w:r w:rsidR="00C71B22" w:rsidRPr="00A27C90">
        <w:rPr>
          <w:lang w:val="en-GB"/>
        </w:rPr>
        <w:t xml:space="preserve">A, </w:t>
      </w:r>
      <w:r w:rsidR="00C71B22" w:rsidRPr="00A27C90">
        <w:rPr>
          <w:i/>
          <w:iCs/>
          <w:lang w:val="en-GB"/>
        </w:rPr>
        <w:t>omp</w:t>
      </w:r>
      <w:r w:rsidR="00C71B22" w:rsidRPr="00A27C90">
        <w:rPr>
          <w:lang w:val="en-GB"/>
        </w:rPr>
        <w:t xml:space="preserve">T, </w:t>
      </w:r>
      <w:r w:rsidR="00C71B22" w:rsidRPr="00A27C90">
        <w:rPr>
          <w:i/>
          <w:iCs/>
          <w:lang w:val="en-GB"/>
        </w:rPr>
        <w:t>tsh</w:t>
      </w:r>
      <w:r w:rsidR="00C71B22" w:rsidRPr="00A27C90">
        <w:rPr>
          <w:lang w:val="en-GB"/>
        </w:rPr>
        <w:t xml:space="preserve"> was the most common combination (n=242), followed by ST429-O2/O50:H1- </w:t>
      </w:r>
      <w:r w:rsidR="00C71B22" w:rsidRPr="00A27C90">
        <w:rPr>
          <w:i/>
          <w:iCs/>
          <w:lang w:val="en-GB"/>
        </w:rPr>
        <w:t>cva</w:t>
      </w:r>
      <w:r w:rsidR="00C71B22" w:rsidRPr="00A27C90">
        <w:rPr>
          <w:lang w:val="en-GB"/>
        </w:rPr>
        <w:t>C,</w:t>
      </w:r>
      <w:r w:rsidR="00C71B22" w:rsidRPr="00A27C90">
        <w:rPr>
          <w:i/>
          <w:iCs/>
          <w:lang w:val="en-GB"/>
        </w:rPr>
        <w:t>hly</w:t>
      </w:r>
      <w:r w:rsidR="00C71B22" w:rsidRPr="00A27C90">
        <w:rPr>
          <w:lang w:val="en-GB"/>
        </w:rPr>
        <w:t>F,</w:t>
      </w:r>
      <w:r w:rsidR="00C71B22" w:rsidRPr="00A27C90">
        <w:rPr>
          <w:i/>
          <w:iCs/>
          <w:lang w:val="en-GB"/>
        </w:rPr>
        <w:t>iro</w:t>
      </w:r>
      <w:r w:rsidR="00C71B22" w:rsidRPr="00A27C90">
        <w:rPr>
          <w:lang w:val="en-GB"/>
        </w:rPr>
        <w:t>N,</w:t>
      </w:r>
      <w:r w:rsidR="00C71B22" w:rsidRPr="00A27C90">
        <w:rPr>
          <w:i/>
          <w:iCs/>
          <w:lang w:val="en-GB"/>
        </w:rPr>
        <w:t>irp</w:t>
      </w:r>
      <w:r w:rsidR="00C71B22" w:rsidRPr="00A27C90">
        <w:rPr>
          <w:lang w:val="en-GB"/>
        </w:rPr>
        <w:t>2,</w:t>
      </w:r>
      <w:r w:rsidR="00C71B22" w:rsidRPr="00A27C90">
        <w:rPr>
          <w:i/>
          <w:iCs/>
          <w:lang w:val="en-GB"/>
        </w:rPr>
        <w:t>iss</w:t>
      </w:r>
      <w:r w:rsidR="00C71B22" w:rsidRPr="00A27C90">
        <w:rPr>
          <w:lang w:val="en-GB"/>
        </w:rPr>
        <w:t>,</w:t>
      </w:r>
      <w:r w:rsidR="00C71B22" w:rsidRPr="00A27C90">
        <w:rPr>
          <w:i/>
          <w:iCs/>
          <w:lang w:val="en-GB"/>
        </w:rPr>
        <w:t>iuc</w:t>
      </w:r>
      <w:r w:rsidR="00C71B22" w:rsidRPr="00A27C90">
        <w:rPr>
          <w:lang w:val="en-GB"/>
        </w:rPr>
        <w:t>C,</w:t>
      </w:r>
      <w:r w:rsidR="00C71B22" w:rsidRPr="00A27C90">
        <w:rPr>
          <w:i/>
          <w:iCs/>
          <w:lang w:val="en-GB"/>
        </w:rPr>
        <w:t>iut</w:t>
      </w:r>
      <w:r w:rsidR="00C71B22" w:rsidRPr="00A27C90">
        <w:rPr>
          <w:lang w:val="en-GB"/>
        </w:rPr>
        <w:t>A,</w:t>
      </w:r>
      <w:r w:rsidR="00C71B22" w:rsidRPr="00A27C90">
        <w:rPr>
          <w:i/>
          <w:iCs/>
          <w:lang w:val="en-GB"/>
        </w:rPr>
        <w:t>omp</w:t>
      </w:r>
      <w:r w:rsidR="00C71B22" w:rsidRPr="00A27C90">
        <w:rPr>
          <w:lang w:val="en-GB"/>
        </w:rPr>
        <w:t>T,</w:t>
      </w:r>
      <w:r w:rsidR="00C71B22" w:rsidRPr="00A27C90">
        <w:rPr>
          <w:i/>
          <w:iCs/>
          <w:lang w:val="en-GB"/>
        </w:rPr>
        <w:t>tsh</w:t>
      </w:r>
      <w:ins w:id="178" w:author="Mo, Solveig Sølverød" w:date="2026-02-13T15:07:00Z" w16du:dateUtc="2026-02-13T14:07:00Z">
        <w:r w:rsidR="00BF1268" w:rsidRPr="00A27C90">
          <w:rPr>
            <w:lang w:val="en-GB"/>
          </w:rPr>
          <w:t xml:space="preserve"> (n=52)</w:t>
        </w:r>
      </w:ins>
      <w:r w:rsidR="00027FB7" w:rsidRPr="00A27C90">
        <w:rPr>
          <w:lang w:val="en-GB"/>
        </w:rPr>
        <w:t>.</w:t>
      </w:r>
    </w:p>
    <w:p w14:paraId="22543BDD" w14:textId="30E03FD2" w:rsidR="002D387B" w:rsidRPr="00A27C90" w:rsidRDefault="002D387B" w:rsidP="004C7EDC">
      <w:pPr>
        <w:spacing w:line="360" w:lineRule="auto"/>
        <w:jc w:val="both"/>
        <w:rPr>
          <w:lang w:val="en-GB"/>
        </w:rPr>
      </w:pPr>
      <w:r w:rsidRPr="00A27C90">
        <w:rPr>
          <w:lang w:val="en-GB"/>
        </w:rPr>
        <w:t xml:space="preserve">In the majority of included isolates (590/884, 66.7%), no point mutations or acquired genes encoding antimicrobial resistance were detected. The most commonly observed AMR genotype was the point mutation S83L in </w:t>
      </w:r>
      <w:r w:rsidRPr="00A27C90">
        <w:rPr>
          <w:i/>
          <w:iCs/>
          <w:lang w:val="en-GB"/>
        </w:rPr>
        <w:t>gyr</w:t>
      </w:r>
      <w:r w:rsidRPr="00A27C90">
        <w:rPr>
          <w:lang w:val="en-GB"/>
        </w:rPr>
        <w:t xml:space="preserve">A encoding quinolone resistance (n=63, 7.1%), followed by </w:t>
      </w:r>
      <w:r w:rsidRPr="00A27C90">
        <w:rPr>
          <w:i/>
          <w:iCs/>
          <w:lang w:val="en-GB"/>
        </w:rPr>
        <w:t>sul</w:t>
      </w:r>
      <w:r w:rsidRPr="00A27C90">
        <w:rPr>
          <w:lang w:val="en-GB"/>
        </w:rPr>
        <w:t xml:space="preserve">2 (n=52, 5.9%) encoding sulfamethoxazole resistance and </w:t>
      </w:r>
      <w:r w:rsidRPr="00A27C90">
        <w:rPr>
          <w:i/>
          <w:iCs/>
          <w:lang w:val="en-GB"/>
        </w:rPr>
        <w:t>bla</w:t>
      </w:r>
      <w:r w:rsidRPr="00A27C90">
        <w:rPr>
          <w:vertAlign w:val="subscript"/>
          <w:lang w:val="en-GB"/>
        </w:rPr>
        <w:t>TEM-1B</w:t>
      </w:r>
      <w:r w:rsidRPr="00A27C90">
        <w:rPr>
          <w:lang w:val="en-GB"/>
        </w:rPr>
        <w:t xml:space="preserve"> (n=46, 5.2%) encoding ampicillin resistance. A full overview of the acquired AMR genes and point mutations discovered is presented in </w:t>
      </w:r>
      <w:commentRangeStart w:id="179"/>
      <w:del w:id="180" w:author="Sekse, Camilla" w:date="2026-07-28T11:35:00Z" w16du:dateUtc="2026-07-28T09:35:00Z">
        <w:r w:rsidRPr="00A27C90" w:rsidDel="001F305C">
          <w:rPr>
            <w:lang w:val="en-GB"/>
          </w:rPr>
          <w:delText>the s</w:delText>
        </w:r>
      </w:del>
      <w:ins w:id="181" w:author="Sekse, Camilla" w:date="2026-07-28T11:35:00Z" w16du:dateUtc="2026-07-28T09:35:00Z">
        <w:r w:rsidR="001F305C">
          <w:rPr>
            <w:lang w:val="en-GB"/>
          </w:rPr>
          <w:t>S</w:t>
        </w:r>
      </w:ins>
      <w:r w:rsidRPr="00A27C90">
        <w:rPr>
          <w:lang w:val="en-GB"/>
        </w:rPr>
        <w:t xml:space="preserve">upplementary </w:t>
      </w:r>
      <w:ins w:id="182" w:author="Sekse, Camilla" w:date="2026-07-28T11:35:00Z" w16du:dateUtc="2026-07-28T09:35:00Z">
        <w:r w:rsidR="001F305C">
          <w:rPr>
            <w:lang w:val="en-GB"/>
          </w:rPr>
          <w:t>table X</w:t>
        </w:r>
      </w:ins>
      <w:del w:id="183" w:author="Sekse, Camilla" w:date="2026-07-28T11:35:00Z" w16du:dateUtc="2026-07-28T09:35:00Z">
        <w:r w:rsidRPr="00A27C90" w:rsidDel="001F305C">
          <w:rPr>
            <w:lang w:val="en-GB"/>
          </w:rPr>
          <w:delText>material</w:delText>
        </w:r>
      </w:del>
      <w:r w:rsidRPr="00A27C90">
        <w:rPr>
          <w:lang w:val="en-GB"/>
        </w:rPr>
        <w:t>.</w:t>
      </w:r>
      <w:commentRangeEnd w:id="179"/>
      <w:r w:rsidR="001F305C" w:rsidRPr="00A27C90">
        <w:rPr>
          <w:rStyle w:val="Merknadsreferanse"/>
          <w:sz w:val="20"/>
          <w:szCs w:val="22"/>
          <w:lang w:val="en-GB"/>
        </w:rPr>
        <w:commentReference w:id="179"/>
      </w:r>
    </w:p>
    <w:p w14:paraId="6988497F" w14:textId="00E01469" w:rsidR="002709AA" w:rsidRPr="00A27C90" w:rsidDel="002F1718" w:rsidRDefault="002709AA" w:rsidP="004C7EDC">
      <w:pPr>
        <w:spacing w:line="360" w:lineRule="auto"/>
        <w:jc w:val="both"/>
        <w:rPr>
          <w:del w:id="184" w:author="Mo, Solveig Sølverød" w:date="2026-02-17T13:34:00Z" w16du:dateUtc="2026-02-17T12:34:00Z"/>
          <w:lang w:val="en-GB"/>
        </w:rPr>
      </w:pPr>
    </w:p>
    <w:p w14:paraId="63906C02" w14:textId="0FC42BE2" w:rsidR="001F2C33" w:rsidRPr="00A27C90" w:rsidRDefault="001F2C33" w:rsidP="004C7EDC">
      <w:pPr>
        <w:spacing w:line="360" w:lineRule="auto"/>
        <w:jc w:val="both"/>
        <w:rPr>
          <w:i/>
          <w:iCs/>
          <w:lang w:val="en-GB"/>
        </w:rPr>
      </w:pPr>
    </w:p>
    <w:p w14:paraId="0414CDCF" w14:textId="2321B552" w:rsidR="00C51D0E" w:rsidRPr="00A27C90" w:rsidRDefault="00C51D0E" w:rsidP="004C7EDC">
      <w:pPr>
        <w:spacing w:line="360" w:lineRule="auto"/>
        <w:jc w:val="both"/>
        <w:rPr>
          <w:lang w:val="en-GB"/>
        </w:rPr>
      </w:pPr>
      <w:r w:rsidRPr="00A27C90">
        <w:rPr>
          <w:noProof/>
          <w:lang w:val="en-GB"/>
        </w:rPr>
        <w:drawing>
          <wp:inline distT="0" distB="0" distL="0" distR="0" wp14:anchorId="062F45C9" wp14:editId="66FD6BE9">
            <wp:extent cx="4389120" cy="1726565"/>
            <wp:effectExtent l="0" t="0" r="0" b="6985"/>
            <wp:docPr id="550657585"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120" cy="1726565"/>
                    </a:xfrm>
                    <a:prstGeom prst="rect">
                      <a:avLst/>
                    </a:prstGeom>
                    <a:noFill/>
                    <a:ln>
                      <a:noFill/>
                    </a:ln>
                  </pic:spPr>
                </pic:pic>
              </a:graphicData>
            </a:graphic>
          </wp:inline>
        </w:drawing>
      </w:r>
    </w:p>
    <w:p w14:paraId="7A6E06DC" w14:textId="77777777" w:rsidR="00C51D0E" w:rsidRPr="00A27C90" w:rsidRDefault="00C51D0E" w:rsidP="004C7EDC">
      <w:pPr>
        <w:spacing w:line="360" w:lineRule="auto"/>
        <w:jc w:val="both"/>
        <w:rPr>
          <w:lang w:val="en-GB"/>
        </w:rPr>
      </w:pPr>
    </w:p>
    <w:p w14:paraId="0511E693" w14:textId="73D694B7" w:rsidR="005B19D1" w:rsidRPr="00A27C90" w:rsidRDefault="00B15BED" w:rsidP="004C7EDC">
      <w:pPr>
        <w:spacing w:line="360" w:lineRule="auto"/>
        <w:jc w:val="both"/>
        <w:rPr>
          <w:lang w:val="en-GB"/>
        </w:rPr>
      </w:pPr>
      <w:r w:rsidRPr="00A27C90">
        <w:rPr>
          <w:b/>
          <w:bCs/>
          <w:lang w:val="en-GB"/>
        </w:rPr>
        <w:lastRenderedPageBreak/>
        <w:t>F</w:t>
      </w:r>
      <w:r w:rsidR="005B19D1" w:rsidRPr="00A27C90">
        <w:rPr>
          <w:b/>
          <w:bCs/>
          <w:lang w:val="en-GB"/>
        </w:rPr>
        <w:t>igure 1:</w:t>
      </w:r>
      <w:r w:rsidR="005B19D1" w:rsidRPr="00A27C90">
        <w:rPr>
          <w:lang w:val="en-GB"/>
        </w:rPr>
        <w:t xml:space="preserve"> Eight most frequently observed variants of avian pathogenic </w:t>
      </w:r>
      <w:r w:rsidR="005B19D1" w:rsidRPr="00A27C90">
        <w:rPr>
          <w:i/>
          <w:iCs/>
          <w:lang w:val="en-GB"/>
        </w:rPr>
        <w:t>Escherichia coli</w:t>
      </w:r>
      <w:r w:rsidR="005B19D1" w:rsidRPr="00A27C90">
        <w:rPr>
          <w:lang w:val="en-GB"/>
        </w:rPr>
        <w:t xml:space="preserve"> (APEC) based on combination of multilocus sequence type, serotype and selected virulence genes, observed in a minimum of 10 submissions (total 378 submissions) from broilers and broiler parents collected between 2018-2025 in Norway.</w:t>
      </w:r>
      <w:r w:rsidR="00404D6D" w:rsidRPr="00A27C90">
        <w:rPr>
          <w:lang w:val="en-GB"/>
        </w:rPr>
        <w:t xml:space="preserve"> The virulence-associated genes </w:t>
      </w:r>
      <w:r w:rsidR="00404D6D" w:rsidRPr="00A27C90">
        <w:rPr>
          <w:i/>
          <w:iCs/>
          <w:lang w:val="en-GB"/>
        </w:rPr>
        <w:t>hlyF</w:t>
      </w:r>
      <w:r w:rsidR="00404D6D" w:rsidRPr="00A27C90">
        <w:rPr>
          <w:lang w:val="en-GB"/>
        </w:rPr>
        <w:t xml:space="preserve">, </w:t>
      </w:r>
      <w:r w:rsidR="00404D6D" w:rsidRPr="00A27C90">
        <w:rPr>
          <w:i/>
          <w:iCs/>
          <w:lang w:val="en-GB"/>
        </w:rPr>
        <w:t>iro</w:t>
      </w:r>
      <w:r w:rsidR="00404D6D" w:rsidRPr="00A27C90">
        <w:rPr>
          <w:lang w:val="en-GB"/>
        </w:rPr>
        <w:t xml:space="preserve">N, </w:t>
      </w:r>
      <w:r w:rsidR="00404D6D" w:rsidRPr="00A27C90">
        <w:rPr>
          <w:i/>
          <w:iCs/>
          <w:lang w:val="en-GB"/>
        </w:rPr>
        <w:t>iss</w:t>
      </w:r>
      <w:r w:rsidR="00404D6D" w:rsidRPr="00A27C90">
        <w:rPr>
          <w:lang w:val="en-GB"/>
        </w:rPr>
        <w:t xml:space="preserve">, </w:t>
      </w:r>
      <w:r w:rsidR="00404D6D" w:rsidRPr="00A27C90">
        <w:rPr>
          <w:i/>
          <w:iCs/>
          <w:lang w:val="en-GB"/>
        </w:rPr>
        <w:t>iuc</w:t>
      </w:r>
      <w:r w:rsidR="00404D6D" w:rsidRPr="00A27C90">
        <w:rPr>
          <w:lang w:val="en-GB"/>
        </w:rPr>
        <w:t xml:space="preserve">C, </w:t>
      </w:r>
      <w:r w:rsidR="00404D6D" w:rsidRPr="00A27C90">
        <w:rPr>
          <w:i/>
          <w:iCs/>
          <w:lang w:val="en-GB"/>
        </w:rPr>
        <w:t>iut</w:t>
      </w:r>
      <w:r w:rsidR="00404D6D" w:rsidRPr="00A27C90">
        <w:rPr>
          <w:lang w:val="en-GB"/>
        </w:rPr>
        <w:t xml:space="preserve">A and </w:t>
      </w:r>
      <w:r w:rsidR="00404D6D" w:rsidRPr="00A27C90">
        <w:rPr>
          <w:i/>
          <w:iCs/>
          <w:lang w:val="en-GB"/>
        </w:rPr>
        <w:t>omp</w:t>
      </w:r>
      <w:r w:rsidR="00404D6D" w:rsidRPr="00A27C90">
        <w:rPr>
          <w:lang w:val="en-GB"/>
        </w:rPr>
        <w:t xml:space="preserve">T were present in all APEC variants </w:t>
      </w:r>
      <w:r w:rsidRPr="00A27C90">
        <w:rPr>
          <w:lang w:val="en-GB"/>
        </w:rPr>
        <w:t>included</w:t>
      </w:r>
      <w:r w:rsidR="00404D6D" w:rsidRPr="00A27C90">
        <w:rPr>
          <w:lang w:val="en-GB"/>
        </w:rPr>
        <w:t xml:space="preserve"> </w:t>
      </w:r>
      <w:r w:rsidRPr="00A27C90">
        <w:rPr>
          <w:lang w:val="en-GB"/>
        </w:rPr>
        <w:t>and are therefore excluded from the figure</w:t>
      </w:r>
      <w:r w:rsidR="00404D6D" w:rsidRPr="00A27C90">
        <w:rPr>
          <w:lang w:val="en-GB"/>
        </w:rPr>
        <w:t>.</w:t>
      </w:r>
      <w:ins w:id="185" w:author="Mo, Solveig Sølverød" w:date="2026-07-28T13:47:00Z" w16du:dateUtc="2026-07-28T11:47:00Z">
        <w:r w:rsidR="000C1E25">
          <w:rPr>
            <w:lang w:val="en-GB"/>
          </w:rPr>
          <w:t xml:space="preserve"> </w:t>
        </w:r>
        <w:r w:rsidR="000C1E25" w:rsidRPr="000C1E25">
          <w:rPr>
            <w:highlight w:val="yellow"/>
            <w:lang w:val="en-GB"/>
            <w:rPrChange w:id="186" w:author="Mo, Solveig Sølverød" w:date="2026-07-28T13:47:00Z" w16du:dateUtc="2026-07-28T11:47:00Z">
              <w:rPr>
                <w:lang w:val="en-GB"/>
              </w:rPr>
            </w:rPrChange>
          </w:rPr>
          <w:t>Inkludere rød og grønn</w:t>
        </w:r>
      </w:ins>
    </w:p>
    <w:p w14:paraId="5C32CEE5" w14:textId="6DCC90C5" w:rsidR="00DE0EEB" w:rsidRPr="00A27C90" w:rsidRDefault="00AF33C8" w:rsidP="004C7EDC">
      <w:pPr>
        <w:spacing w:line="360" w:lineRule="auto"/>
        <w:jc w:val="both"/>
        <w:rPr>
          <w:ins w:id="187" w:author="Mo, Solveig Sølverød" w:date="2026-06-18T13:14:00Z" w16du:dateUtc="2026-06-18T11:14:00Z"/>
          <w:lang w:val="en-GB"/>
        </w:rPr>
      </w:pPr>
      <w:r w:rsidRPr="00A27C90">
        <w:rPr>
          <w:lang w:val="en-GB"/>
        </w:rPr>
        <w:t>A total of 31 producers provided three or more submission</w:t>
      </w:r>
      <w:ins w:id="188" w:author="Sekse, Camilla" w:date="2026-06-23T13:55:00Z" w16du:dateUtc="2026-06-23T11:55:00Z">
        <w:r w:rsidR="00962C25" w:rsidRPr="00A27C90">
          <w:rPr>
            <w:lang w:val="en-GB"/>
          </w:rPr>
          <w:t>s</w:t>
        </w:r>
      </w:ins>
      <w:ins w:id="189" w:author="Mo, Solveig Sølverød" w:date="2026-03-26T14:47:00Z" w16du:dateUtc="2026-03-26T13:47:00Z">
        <w:r w:rsidRPr="00A27C90">
          <w:rPr>
            <w:lang w:val="en-GB"/>
          </w:rPr>
          <w:t xml:space="preserve"> from 2018-2025. </w:t>
        </w:r>
      </w:ins>
      <w:ins w:id="190" w:author="Mo, Solveig Sølverød" w:date="2026-06-18T14:23:00Z" w16du:dateUtc="2026-06-18T12:23:00Z">
        <w:r w:rsidR="00042570" w:rsidRPr="00A27C90">
          <w:rPr>
            <w:i/>
            <w:iCs/>
            <w:lang w:val="en-GB"/>
          </w:rPr>
          <w:t>E. coli</w:t>
        </w:r>
        <w:r w:rsidR="00042570" w:rsidRPr="00A27C90">
          <w:rPr>
            <w:lang w:val="en-GB"/>
          </w:rPr>
          <w:t xml:space="preserve"> isolates with the same ST/serotype combination were detected in at least two submissions </w:t>
        </w:r>
      </w:ins>
      <w:ins w:id="191" w:author="Mo, Solveig Sølverød" w:date="2026-06-18T15:33:00Z" w16du:dateUtc="2026-06-18T13:33:00Z">
        <w:r w:rsidR="00D37D9C" w:rsidRPr="00A27C90">
          <w:rPr>
            <w:lang w:val="en-GB"/>
          </w:rPr>
          <w:t xml:space="preserve">from different flocks </w:t>
        </w:r>
      </w:ins>
      <w:ins w:id="192" w:author="Mo, Solveig Sølverød" w:date="2026-06-18T15:36:00Z" w16du:dateUtc="2026-06-18T13:36:00Z">
        <w:r w:rsidR="00D37D9C" w:rsidRPr="00A27C90">
          <w:rPr>
            <w:lang w:val="en-GB"/>
          </w:rPr>
          <w:t xml:space="preserve">in submissions from </w:t>
        </w:r>
        <w:commentRangeStart w:id="193"/>
        <w:r w:rsidR="00D37D9C" w:rsidRPr="00A27C90">
          <w:rPr>
            <w:lang w:val="en-GB"/>
          </w:rPr>
          <w:t>15 of these producers</w:t>
        </w:r>
      </w:ins>
      <w:commentRangeEnd w:id="193"/>
      <w:r w:rsidR="004E4866" w:rsidRPr="00A27C90">
        <w:rPr>
          <w:rStyle w:val="Merknadsreferanse"/>
          <w:sz w:val="20"/>
          <w:szCs w:val="22"/>
          <w:lang w:val="en-GB"/>
        </w:rPr>
        <w:commentReference w:id="193"/>
      </w:r>
      <w:ins w:id="194" w:author="Mo, Solveig Sølverød" w:date="2026-06-18T15:36:00Z" w16du:dateUtc="2026-06-18T13:36:00Z">
        <w:r w:rsidR="00D37D9C" w:rsidRPr="00A27C90">
          <w:rPr>
            <w:lang w:val="en-GB"/>
          </w:rPr>
          <w:t>.</w:t>
        </w:r>
      </w:ins>
    </w:p>
    <w:p w14:paraId="5E455D0D" w14:textId="56088E7B" w:rsidR="00A63DE8" w:rsidRPr="00A27C90" w:rsidRDefault="00A63DE8" w:rsidP="004C7EDC">
      <w:pPr>
        <w:spacing w:line="360" w:lineRule="auto"/>
        <w:jc w:val="both"/>
        <w:rPr>
          <w:lang w:val="en-GB"/>
        </w:rPr>
      </w:pPr>
      <w:commentRangeStart w:id="195"/>
      <w:commentRangeStart w:id="196"/>
      <w:r w:rsidRPr="00A27C90">
        <w:rPr>
          <w:highlight w:val="green"/>
          <w:lang w:val="en-GB"/>
          <w:rPrChange w:id="197" w:author="Mo, Solveig Sølverød" w:date="2026-07-27T14:34:00Z" w16du:dateUtc="2026-07-27T12:34:00Z">
            <w:rPr>
              <w:lang w:val="en-US"/>
            </w:rPr>
          </w:rPrChange>
        </w:rPr>
        <w:t xml:space="preserve">For submissions </w:t>
      </w:r>
      <w:commentRangeEnd w:id="195"/>
      <w:r w:rsidR="00404D6D" w:rsidRPr="00A27C90">
        <w:rPr>
          <w:rStyle w:val="Merknadsreferanse"/>
          <w:sz w:val="20"/>
          <w:szCs w:val="22"/>
          <w:highlight w:val="green"/>
          <w:lang w:val="en-GB"/>
          <w:rPrChange w:id="198" w:author="Mo, Solveig Sølverød" w:date="2026-07-27T14:34:00Z" w16du:dateUtc="2026-07-27T12:34:00Z">
            <w:rPr>
              <w:rStyle w:val="Merknadsreferanse"/>
              <w:sz w:val="20"/>
              <w:szCs w:val="22"/>
              <w:lang w:val="en-US"/>
            </w:rPr>
          </w:rPrChange>
        </w:rPr>
        <w:commentReference w:id="195"/>
      </w:r>
      <w:commentRangeEnd w:id="196"/>
      <w:r w:rsidR="00363273" w:rsidRPr="00A27C90">
        <w:rPr>
          <w:rStyle w:val="Merknadsreferanse"/>
          <w:sz w:val="20"/>
          <w:szCs w:val="22"/>
          <w:highlight w:val="green"/>
          <w:lang w:val="en-GB"/>
          <w:rPrChange w:id="199" w:author="Mo, Solveig Sølverød" w:date="2026-07-27T14:34:00Z" w16du:dateUtc="2026-07-27T12:34:00Z">
            <w:rPr>
              <w:rStyle w:val="Merknadsreferanse"/>
              <w:sz w:val="20"/>
              <w:szCs w:val="22"/>
              <w:lang w:val="en-US"/>
            </w:rPr>
          </w:rPrChange>
        </w:rPr>
        <w:commentReference w:id="196"/>
      </w:r>
      <w:r w:rsidRPr="00A27C90">
        <w:rPr>
          <w:highlight w:val="green"/>
          <w:lang w:val="en-GB"/>
          <w:rPrChange w:id="200" w:author="Mo, Solveig Sølverød" w:date="2026-07-27T14:34:00Z" w16du:dateUtc="2026-07-27T12:34:00Z">
            <w:rPr>
              <w:lang w:val="en-US"/>
            </w:rPr>
          </w:rPrChange>
        </w:rPr>
        <w:t>where multiple isolates were included</w:t>
      </w:r>
      <w:r w:rsidR="00667124" w:rsidRPr="00A27C90">
        <w:rPr>
          <w:highlight w:val="green"/>
          <w:lang w:val="en-GB"/>
          <w:rPrChange w:id="201" w:author="Mo, Solveig Sølverød" w:date="2026-07-27T14:34:00Z" w16du:dateUtc="2026-07-27T12:34:00Z">
            <w:rPr>
              <w:lang w:val="en-US"/>
            </w:rPr>
          </w:rPrChange>
        </w:rPr>
        <w:t xml:space="preserve"> (n=</w:t>
      </w:r>
      <w:ins w:id="202" w:author="Mo, Solveig Sølverød" w:date="2026-02-13T15:33:00Z" w16du:dateUtc="2026-02-13T14:33:00Z">
        <w:r w:rsidR="00D95DB5" w:rsidRPr="00A27C90">
          <w:rPr>
            <w:highlight w:val="green"/>
            <w:lang w:val="en-GB"/>
            <w:rPrChange w:id="203" w:author="Mo, Solveig Sølverød" w:date="2026-07-27T14:34:00Z" w16du:dateUtc="2026-07-27T12:34:00Z">
              <w:rPr>
                <w:lang w:val="en-US"/>
              </w:rPr>
            </w:rPrChange>
          </w:rPr>
          <w:t>207</w:t>
        </w:r>
      </w:ins>
      <w:r w:rsidR="00667124" w:rsidRPr="00A27C90">
        <w:rPr>
          <w:highlight w:val="green"/>
          <w:lang w:val="en-GB"/>
          <w:rPrChange w:id="204" w:author="Mo, Solveig Sølverød" w:date="2026-07-27T14:34:00Z" w16du:dateUtc="2026-07-27T12:34:00Z">
            <w:rPr>
              <w:lang w:val="en-US"/>
            </w:rPr>
          </w:rPrChange>
        </w:rPr>
        <w:t>)</w:t>
      </w:r>
      <w:r w:rsidRPr="00A27C90">
        <w:rPr>
          <w:highlight w:val="green"/>
          <w:lang w:val="en-GB"/>
          <w:rPrChange w:id="205" w:author="Mo, Solveig Sølverød" w:date="2026-07-27T14:34:00Z" w16du:dateUtc="2026-07-27T12:34:00Z">
            <w:rPr>
              <w:lang w:val="en-US"/>
            </w:rPr>
          </w:rPrChange>
        </w:rPr>
        <w:t xml:space="preserve">, the same </w:t>
      </w:r>
      <w:r w:rsidR="000C1D2F" w:rsidRPr="00A27C90">
        <w:rPr>
          <w:highlight w:val="green"/>
          <w:lang w:val="en-GB"/>
          <w:rPrChange w:id="206" w:author="Mo, Solveig Sølverød" w:date="2026-07-27T14:34:00Z" w16du:dateUtc="2026-07-27T12:34:00Z">
            <w:rPr>
              <w:lang w:val="en-US"/>
            </w:rPr>
          </w:rPrChange>
        </w:rPr>
        <w:t>APEC variant (</w:t>
      </w:r>
      <w:r w:rsidRPr="00A27C90">
        <w:rPr>
          <w:highlight w:val="green"/>
          <w:lang w:val="en-GB"/>
          <w:rPrChange w:id="207" w:author="Mo, Solveig Sølverød" w:date="2026-07-27T14:34:00Z" w16du:dateUtc="2026-07-27T12:34:00Z">
            <w:rPr>
              <w:lang w:val="en-US"/>
            </w:rPr>
          </w:rPrChange>
        </w:rPr>
        <w:t>ST-serotype</w:t>
      </w:r>
      <w:del w:id="208" w:author="Mo, Solveig Sølverød" w:date="2026-07-27T13:28:00Z" w16du:dateUtc="2026-07-27T11:28:00Z">
        <w:r w:rsidRPr="00A27C90" w:rsidDel="00363273">
          <w:rPr>
            <w:highlight w:val="green"/>
            <w:lang w:val="en-GB"/>
            <w:rPrChange w:id="209" w:author="Mo, Solveig Sølverød" w:date="2026-07-27T14:34:00Z" w16du:dateUtc="2026-07-27T12:34:00Z">
              <w:rPr>
                <w:lang w:val="en-US"/>
              </w:rPr>
            </w:rPrChange>
          </w:rPr>
          <w:delText>-virulence gene</w:delText>
        </w:r>
      </w:del>
      <w:r w:rsidRPr="00A27C90">
        <w:rPr>
          <w:highlight w:val="green"/>
          <w:lang w:val="en-GB"/>
          <w:rPrChange w:id="210" w:author="Mo, Solveig Sølverød" w:date="2026-07-27T14:34:00Z" w16du:dateUtc="2026-07-27T12:34:00Z">
            <w:rPr>
              <w:lang w:val="en-US"/>
            </w:rPr>
          </w:rPrChange>
        </w:rPr>
        <w:t xml:space="preserve"> combinations</w:t>
      </w:r>
      <w:r w:rsidR="000C1D2F" w:rsidRPr="00A27C90">
        <w:rPr>
          <w:highlight w:val="green"/>
          <w:lang w:val="en-GB"/>
          <w:rPrChange w:id="211" w:author="Mo, Solveig Sølverød" w:date="2026-07-27T14:34:00Z" w16du:dateUtc="2026-07-27T12:34:00Z">
            <w:rPr>
              <w:lang w:val="en-US"/>
            </w:rPr>
          </w:rPrChange>
        </w:rPr>
        <w:t>)</w:t>
      </w:r>
      <w:r w:rsidRPr="00A27C90">
        <w:rPr>
          <w:highlight w:val="green"/>
          <w:lang w:val="en-GB"/>
          <w:rPrChange w:id="212" w:author="Mo, Solveig Sølverød" w:date="2026-07-27T14:34:00Z" w16du:dateUtc="2026-07-27T12:34:00Z">
            <w:rPr>
              <w:lang w:val="en-US"/>
            </w:rPr>
          </w:rPrChange>
        </w:rPr>
        <w:t xml:space="preserve"> were normally observed in all (n=</w:t>
      </w:r>
      <w:ins w:id="213" w:author="Mo, Solveig Sølverød" w:date="2026-02-16T10:32:00Z" w16du:dateUtc="2026-02-16T09:32:00Z">
        <w:r w:rsidR="00CA31AE" w:rsidRPr="00A27C90">
          <w:rPr>
            <w:highlight w:val="green"/>
            <w:lang w:val="en-GB"/>
            <w:rPrChange w:id="214" w:author="Mo, Solveig Sølverød" w:date="2026-07-27T14:34:00Z" w16du:dateUtc="2026-07-27T12:34:00Z">
              <w:rPr>
                <w:lang w:val="en-US"/>
              </w:rPr>
            </w:rPrChange>
          </w:rPr>
          <w:t>1</w:t>
        </w:r>
      </w:ins>
      <w:ins w:id="215" w:author="Mo, Solveig Sølverød" w:date="2026-07-27T14:29:00Z" w16du:dateUtc="2026-07-27T12:29:00Z">
        <w:r w:rsidR="00AA63B2" w:rsidRPr="00A27C90">
          <w:rPr>
            <w:highlight w:val="green"/>
            <w:lang w:val="en-GB"/>
            <w:rPrChange w:id="216" w:author="Mo, Solveig Sølverød" w:date="2026-07-27T14:34:00Z" w16du:dateUtc="2026-07-27T12:34:00Z">
              <w:rPr>
                <w:lang w:val="en-US"/>
              </w:rPr>
            </w:rPrChange>
          </w:rPr>
          <w:t>13</w:t>
        </w:r>
      </w:ins>
      <w:r w:rsidR="00E5673E" w:rsidRPr="00A27C90">
        <w:rPr>
          <w:highlight w:val="green"/>
          <w:lang w:val="en-GB"/>
          <w:rPrChange w:id="217" w:author="Mo, Solveig Sølverød" w:date="2026-07-27T14:34:00Z" w16du:dateUtc="2026-07-27T12:34:00Z">
            <w:rPr>
              <w:lang w:val="en-US"/>
            </w:rPr>
          </w:rPrChange>
        </w:rPr>
        <w:t xml:space="preserve">, </w:t>
      </w:r>
      <w:ins w:id="218" w:author="Mo, Solveig Sølverød" w:date="2026-02-16T11:35:00Z" w16du:dateUtc="2026-02-16T10:35:00Z">
        <w:r w:rsidR="00C20FBF" w:rsidRPr="00A27C90">
          <w:rPr>
            <w:highlight w:val="green"/>
            <w:lang w:val="en-GB"/>
            <w:rPrChange w:id="219" w:author="Mo, Solveig Sølverød" w:date="2026-07-27T14:34:00Z" w16du:dateUtc="2026-07-27T12:34:00Z">
              <w:rPr>
                <w:lang w:val="en-US"/>
              </w:rPr>
            </w:rPrChange>
          </w:rPr>
          <w:t>5</w:t>
        </w:r>
      </w:ins>
      <w:ins w:id="220" w:author="Mo, Solveig Sølverød" w:date="2026-07-27T14:30:00Z" w16du:dateUtc="2026-07-27T12:30:00Z">
        <w:r w:rsidR="00AA63B2" w:rsidRPr="00A27C90">
          <w:rPr>
            <w:highlight w:val="green"/>
            <w:lang w:val="en-GB"/>
            <w:rPrChange w:id="221" w:author="Mo, Solveig Sølverød" w:date="2026-07-27T14:34:00Z" w16du:dateUtc="2026-07-27T12:34:00Z">
              <w:rPr>
                <w:lang w:val="en-US"/>
              </w:rPr>
            </w:rPrChange>
          </w:rPr>
          <w:t>4</w:t>
        </w:r>
      </w:ins>
      <w:ins w:id="222" w:author="Mo, Solveig Sølverød" w:date="2026-02-16T11:35:00Z" w16du:dateUtc="2026-02-16T10:35:00Z">
        <w:r w:rsidR="00C20FBF" w:rsidRPr="00A27C90">
          <w:rPr>
            <w:highlight w:val="green"/>
            <w:lang w:val="en-GB"/>
            <w:rPrChange w:id="223" w:author="Mo, Solveig Sølverød" w:date="2026-07-27T14:34:00Z" w16du:dateUtc="2026-07-27T12:34:00Z">
              <w:rPr>
                <w:lang w:val="en-US"/>
              </w:rPr>
            </w:rPrChange>
          </w:rPr>
          <w:t>.</w:t>
        </w:r>
      </w:ins>
      <w:ins w:id="224" w:author="Mo, Solveig Sølverød" w:date="2026-07-27T14:30:00Z" w16du:dateUtc="2026-07-27T12:30:00Z">
        <w:r w:rsidR="00AA63B2" w:rsidRPr="00A27C90">
          <w:rPr>
            <w:highlight w:val="green"/>
            <w:lang w:val="en-GB"/>
            <w:rPrChange w:id="225" w:author="Mo, Solveig Sølverød" w:date="2026-07-27T14:34:00Z" w16du:dateUtc="2026-07-27T12:34:00Z">
              <w:rPr>
                <w:lang w:val="en-US"/>
              </w:rPr>
            </w:rPrChange>
          </w:rPr>
          <w:t>6</w:t>
        </w:r>
      </w:ins>
      <w:r w:rsidR="00E5673E" w:rsidRPr="00A27C90">
        <w:rPr>
          <w:highlight w:val="green"/>
          <w:lang w:val="en-GB"/>
          <w:rPrChange w:id="226" w:author="Mo, Solveig Sølverød" w:date="2026-07-27T14:34:00Z" w16du:dateUtc="2026-07-27T12:34:00Z">
            <w:rPr>
              <w:lang w:val="en-US"/>
            </w:rPr>
          </w:rPrChange>
        </w:rPr>
        <w:t>%</w:t>
      </w:r>
      <w:r w:rsidRPr="00A27C90">
        <w:rPr>
          <w:highlight w:val="green"/>
          <w:lang w:val="en-GB"/>
          <w:rPrChange w:id="227" w:author="Mo, Solveig Sølverød" w:date="2026-07-27T14:34:00Z" w16du:dateUtc="2026-07-27T12:34:00Z">
            <w:rPr>
              <w:lang w:val="en-US"/>
            </w:rPr>
          </w:rPrChange>
        </w:rPr>
        <w:t>) or the majority</w:t>
      </w:r>
      <w:r w:rsidR="00CC1956" w:rsidRPr="00A27C90">
        <w:rPr>
          <w:highlight w:val="green"/>
          <w:lang w:val="en-GB"/>
          <w:rPrChange w:id="228" w:author="Mo, Solveig Sølverød" w:date="2026-07-27T14:34:00Z" w16du:dateUtc="2026-07-27T12:34:00Z">
            <w:rPr>
              <w:lang w:val="en-US"/>
            </w:rPr>
          </w:rPrChange>
        </w:rPr>
        <w:t xml:space="preserve"> (&gt;50%)</w:t>
      </w:r>
      <w:r w:rsidRPr="00A27C90">
        <w:rPr>
          <w:highlight w:val="green"/>
          <w:lang w:val="en-GB"/>
          <w:rPrChange w:id="229" w:author="Mo, Solveig Sølverød" w:date="2026-07-27T14:34:00Z" w16du:dateUtc="2026-07-27T12:34:00Z">
            <w:rPr>
              <w:lang w:val="en-US"/>
            </w:rPr>
          </w:rPrChange>
        </w:rPr>
        <w:t xml:space="preserve"> (n=</w:t>
      </w:r>
      <w:ins w:id="230" w:author="Mo, Solveig Sølverød" w:date="2026-02-16T10:33:00Z" w16du:dateUtc="2026-02-16T09:33:00Z">
        <w:r w:rsidR="00CA31AE" w:rsidRPr="00A27C90">
          <w:rPr>
            <w:highlight w:val="green"/>
            <w:lang w:val="en-GB"/>
            <w:rPrChange w:id="231" w:author="Mo, Solveig Sølverød" w:date="2026-07-27T14:34:00Z" w16du:dateUtc="2026-07-27T12:34:00Z">
              <w:rPr>
                <w:lang w:val="en-US"/>
              </w:rPr>
            </w:rPrChange>
          </w:rPr>
          <w:t>4</w:t>
        </w:r>
      </w:ins>
      <w:ins w:id="232" w:author="Mo, Solveig Sølverød" w:date="2026-07-27T14:30:00Z" w16du:dateUtc="2026-07-27T12:30:00Z">
        <w:r w:rsidR="00AA63B2" w:rsidRPr="00A27C90">
          <w:rPr>
            <w:highlight w:val="green"/>
            <w:lang w:val="en-GB"/>
            <w:rPrChange w:id="233" w:author="Mo, Solveig Sølverød" w:date="2026-07-27T14:34:00Z" w16du:dateUtc="2026-07-27T12:34:00Z">
              <w:rPr>
                <w:lang w:val="en-US"/>
              </w:rPr>
            </w:rPrChange>
          </w:rPr>
          <w:t>2</w:t>
        </w:r>
      </w:ins>
      <w:r w:rsidR="00E5673E" w:rsidRPr="00A27C90">
        <w:rPr>
          <w:highlight w:val="green"/>
          <w:lang w:val="en-GB"/>
          <w:rPrChange w:id="234" w:author="Mo, Solveig Sølverød" w:date="2026-07-27T14:34:00Z" w16du:dateUtc="2026-07-27T12:34:00Z">
            <w:rPr>
              <w:lang w:val="en-US"/>
            </w:rPr>
          </w:rPrChange>
        </w:rPr>
        <w:t xml:space="preserve">, </w:t>
      </w:r>
      <w:ins w:id="235" w:author="Mo, Solveig Sølverød" w:date="2026-02-16T10:33:00Z" w16du:dateUtc="2026-02-16T09:33:00Z">
        <w:r w:rsidR="00CA31AE" w:rsidRPr="00A27C90">
          <w:rPr>
            <w:highlight w:val="green"/>
            <w:lang w:val="en-GB"/>
            <w:rPrChange w:id="236" w:author="Mo, Solveig Sølverød" w:date="2026-07-27T14:34:00Z" w16du:dateUtc="2026-07-27T12:34:00Z">
              <w:rPr>
                <w:lang w:val="en-US"/>
              </w:rPr>
            </w:rPrChange>
          </w:rPr>
          <w:t>20.</w:t>
        </w:r>
      </w:ins>
      <w:ins w:id="237" w:author="Mo, Solveig Sølverød" w:date="2026-07-27T14:30:00Z" w16du:dateUtc="2026-07-27T12:30:00Z">
        <w:r w:rsidR="00AA63B2" w:rsidRPr="00A27C90">
          <w:rPr>
            <w:highlight w:val="green"/>
            <w:lang w:val="en-GB"/>
            <w:rPrChange w:id="238" w:author="Mo, Solveig Sølverød" w:date="2026-07-27T14:34:00Z" w16du:dateUtc="2026-07-27T12:34:00Z">
              <w:rPr>
                <w:lang w:val="en-US"/>
              </w:rPr>
            </w:rPrChange>
          </w:rPr>
          <w:t>3</w:t>
        </w:r>
      </w:ins>
      <w:r w:rsidR="00E5673E" w:rsidRPr="00A27C90">
        <w:rPr>
          <w:highlight w:val="green"/>
          <w:lang w:val="en-GB"/>
          <w:rPrChange w:id="239" w:author="Mo, Solveig Sølverød" w:date="2026-07-27T14:34:00Z" w16du:dateUtc="2026-07-27T12:34:00Z">
            <w:rPr>
              <w:lang w:val="en-US"/>
            </w:rPr>
          </w:rPrChange>
        </w:rPr>
        <w:t>%</w:t>
      </w:r>
      <w:r w:rsidRPr="00A27C90">
        <w:rPr>
          <w:highlight w:val="green"/>
          <w:lang w:val="en-GB"/>
          <w:rPrChange w:id="240" w:author="Mo, Solveig Sølverød" w:date="2026-07-27T14:34:00Z" w16du:dateUtc="2026-07-27T12:34:00Z">
            <w:rPr>
              <w:lang w:val="en-US"/>
            </w:rPr>
          </w:rPrChange>
        </w:rPr>
        <w:t xml:space="preserve">) of the isolates. </w:t>
      </w:r>
      <w:r w:rsidR="00E5673E" w:rsidRPr="00A27C90">
        <w:rPr>
          <w:highlight w:val="green"/>
          <w:lang w:val="en-GB"/>
          <w:rPrChange w:id="241" w:author="Mo, Solveig Sølverød" w:date="2026-07-27T14:34:00Z" w16du:dateUtc="2026-07-27T12:34:00Z">
            <w:rPr>
              <w:lang w:val="en-US"/>
            </w:rPr>
          </w:rPrChange>
        </w:rPr>
        <w:t xml:space="preserve">For the remaining </w:t>
      </w:r>
      <w:ins w:id="242" w:author="Mo, Solveig Sølverød" w:date="2026-02-16T10:34:00Z" w16du:dateUtc="2026-02-16T09:34:00Z">
        <w:r w:rsidR="000E31FD" w:rsidRPr="00A27C90">
          <w:rPr>
            <w:highlight w:val="green"/>
            <w:lang w:val="en-GB"/>
            <w:rPrChange w:id="243" w:author="Mo, Solveig Sølverød" w:date="2026-07-27T14:34:00Z" w16du:dateUtc="2026-07-27T12:34:00Z">
              <w:rPr>
                <w:lang w:val="en-US"/>
              </w:rPr>
            </w:rPrChange>
          </w:rPr>
          <w:t>5</w:t>
        </w:r>
      </w:ins>
      <w:ins w:id="244" w:author="Mo, Solveig Sølverød" w:date="2026-07-27T14:31:00Z" w16du:dateUtc="2026-07-27T12:31:00Z">
        <w:r w:rsidR="00AA63B2" w:rsidRPr="00A27C90">
          <w:rPr>
            <w:highlight w:val="green"/>
            <w:lang w:val="en-GB"/>
            <w:rPrChange w:id="245" w:author="Mo, Solveig Sølverød" w:date="2026-07-27T14:34:00Z" w16du:dateUtc="2026-07-27T12:34:00Z">
              <w:rPr>
                <w:lang w:val="en-US"/>
              </w:rPr>
            </w:rPrChange>
          </w:rPr>
          <w:t>2</w:t>
        </w:r>
      </w:ins>
      <w:ins w:id="246" w:author="Mo, Solveig Sølverød" w:date="2026-02-16T10:34:00Z" w16du:dateUtc="2026-02-16T09:34:00Z">
        <w:r w:rsidR="000E31FD" w:rsidRPr="00A27C90">
          <w:rPr>
            <w:highlight w:val="green"/>
            <w:lang w:val="en-GB"/>
            <w:rPrChange w:id="247" w:author="Mo, Solveig Sølverød" w:date="2026-07-27T14:34:00Z" w16du:dateUtc="2026-07-27T12:34:00Z">
              <w:rPr>
                <w:lang w:val="en-US"/>
              </w:rPr>
            </w:rPrChange>
          </w:rPr>
          <w:t xml:space="preserve"> </w:t>
        </w:r>
      </w:ins>
      <w:r w:rsidR="00E5673E" w:rsidRPr="00A27C90">
        <w:rPr>
          <w:highlight w:val="green"/>
          <w:lang w:val="en-GB"/>
          <w:rPrChange w:id="248" w:author="Mo, Solveig Sølverød" w:date="2026-07-27T14:34:00Z" w16du:dateUtc="2026-07-27T12:34:00Z">
            <w:rPr>
              <w:lang w:val="en-US"/>
            </w:rPr>
          </w:rPrChange>
        </w:rPr>
        <w:t>(</w:t>
      </w:r>
      <w:ins w:id="249" w:author="Mo, Solveig Sølverød" w:date="2026-02-16T10:34:00Z" w16du:dateUtc="2026-02-16T09:34:00Z">
        <w:r w:rsidR="000E31FD" w:rsidRPr="00A27C90">
          <w:rPr>
            <w:highlight w:val="green"/>
            <w:lang w:val="en-GB"/>
            <w:rPrChange w:id="250" w:author="Mo, Solveig Sølverød" w:date="2026-07-27T14:34:00Z" w16du:dateUtc="2026-07-27T12:34:00Z">
              <w:rPr>
                <w:lang w:val="en-US"/>
              </w:rPr>
            </w:rPrChange>
          </w:rPr>
          <w:t>2</w:t>
        </w:r>
      </w:ins>
      <w:ins w:id="251" w:author="Mo, Solveig Sølverød" w:date="2026-07-27T14:31:00Z" w16du:dateUtc="2026-07-27T12:31:00Z">
        <w:r w:rsidR="00AA63B2" w:rsidRPr="00A27C90">
          <w:rPr>
            <w:highlight w:val="green"/>
            <w:lang w:val="en-GB"/>
            <w:rPrChange w:id="252" w:author="Mo, Solveig Sølverød" w:date="2026-07-27T14:34:00Z" w16du:dateUtc="2026-07-27T12:34:00Z">
              <w:rPr>
                <w:lang w:val="en-US"/>
              </w:rPr>
            </w:rPrChange>
          </w:rPr>
          <w:t>5</w:t>
        </w:r>
      </w:ins>
      <w:ins w:id="253" w:author="Mo, Solveig Sølverød" w:date="2026-02-16T10:34:00Z" w16du:dateUtc="2026-02-16T09:34:00Z">
        <w:r w:rsidR="000E31FD" w:rsidRPr="00A27C90">
          <w:rPr>
            <w:highlight w:val="green"/>
            <w:lang w:val="en-GB"/>
            <w:rPrChange w:id="254" w:author="Mo, Solveig Sølverød" w:date="2026-07-27T14:34:00Z" w16du:dateUtc="2026-07-27T12:34:00Z">
              <w:rPr>
                <w:lang w:val="en-US"/>
              </w:rPr>
            </w:rPrChange>
          </w:rPr>
          <w:t>.</w:t>
        </w:r>
      </w:ins>
      <w:ins w:id="255" w:author="Mo, Solveig Sølverød" w:date="2026-02-16T11:36:00Z" w16du:dateUtc="2026-02-16T10:36:00Z">
        <w:r w:rsidR="00C20FBF" w:rsidRPr="00A27C90">
          <w:rPr>
            <w:highlight w:val="green"/>
            <w:lang w:val="en-GB"/>
            <w:rPrChange w:id="256" w:author="Mo, Solveig Sølverød" w:date="2026-07-27T14:34:00Z" w16du:dateUtc="2026-07-27T12:34:00Z">
              <w:rPr>
                <w:lang w:val="en-US"/>
              </w:rPr>
            </w:rPrChange>
          </w:rPr>
          <w:t>1</w:t>
        </w:r>
      </w:ins>
      <w:r w:rsidR="00E5673E" w:rsidRPr="00A27C90">
        <w:rPr>
          <w:highlight w:val="green"/>
          <w:lang w:val="en-GB"/>
          <w:rPrChange w:id="257" w:author="Mo, Solveig Sølverød" w:date="2026-07-27T14:34:00Z" w16du:dateUtc="2026-07-27T12:34:00Z">
            <w:rPr>
              <w:lang w:val="en-US"/>
            </w:rPr>
          </w:rPrChange>
        </w:rPr>
        <w:t xml:space="preserve">%) submission, </w:t>
      </w:r>
      <w:ins w:id="258" w:author="Mo, Solveig Sølverød" w:date="2026-02-16T10:34:00Z" w16du:dateUtc="2026-02-16T09:34:00Z">
        <w:r w:rsidR="000E31FD" w:rsidRPr="00A27C90">
          <w:rPr>
            <w:highlight w:val="green"/>
            <w:lang w:val="en-GB"/>
            <w:rPrChange w:id="259" w:author="Mo, Solveig Sølverød" w:date="2026-07-27T14:34:00Z" w16du:dateUtc="2026-07-27T12:34:00Z">
              <w:rPr>
                <w:lang w:val="en-US"/>
              </w:rPr>
            </w:rPrChange>
          </w:rPr>
          <w:t xml:space="preserve">all or </w:t>
        </w:r>
        <w:del w:id="260" w:author="Sekse, Camilla" w:date="2026-07-28T11:42:00Z" w16du:dateUtc="2026-07-28T09:42:00Z">
          <w:r w:rsidR="000E31FD" w:rsidRPr="00A27C90" w:rsidDel="001C430F">
            <w:rPr>
              <w:highlight w:val="green"/>
              <w:lang w:val="en-GB"/>
              <w:rPrChange w:id="261" w:author="Mo, Solveig Sølverød" w:date="2026-07-27T14:34:00Z" w16du:dateUtc="2026-07-27T12:34:00Z">
                <w:rPr>
                  <w:lang w:val="en-US"/>
                </w:rPr>
              </w:rPrChange>
            </w:rPr>
            <w:delText>the majority of</w:delText>
          </w:r>
        </w:del>
      </w:ins>
      <w:ins w:id="262" w:author="Sekse, Camilla" w:date="2026-07-28T11:42:00Z" w16du:dateUtc="2026-07-28T09:42:00Z">
        <w:r w:rsidR="001C430F" w:rsidRPr="001C430F">
          <w:rPr>
            <w:highlight w:val="green"/>
            <w:lang w:val="en-GB"/>
          </w:rPr>
          <w:t>most</w:t>
        </w:r>
      </w:ins>
      <w:ins w:id="263" w:author="Mo, Solveig Sølverød" w:date="2026-02-16T10:34:00Z" w16du:dateUtc="2026-02-16T09:34:00Z">
        <w:r w:rsidR="000E31FD" w:rsidRPr="00A27C90">
          <w:rPr>
            <w:highlight w:val="green"/>
            <w:lang w:val="en-GB"/>
            <w:rPrChange w:id="264" w:author="Mo, Solveig Sølverød" w:date="2026-07-27T14:34:00Z" w16du:dateUtc="2026-07-27T12:34:00Z">
              <w:rPr>
                <w:lang w:val="en-US"/>
              </w:rPr>
            </w:rPrChange>
          </w:rPr>
          <w:t xml:space="preserve"> </w:t>
        </w:r>
      </w:ins>
      <w:r w:rsidR="00E5673E" w:rsidRPr="00A27C90">
        <w:rPr>
          <w:highlight w:val="green"/>
          <w:lang w:val="en-GB"/>
          <w:rPrChange w:id="265" w:author="Mo, Solveig Sølverød" w:date="2026-07-27T14:34:00Z" w16du:dateUtc="2026-07-27T12:34:00Z">
            <w:rPr>
              <w:lang w:val="en-US"/>
            </w:rPr>
          </w:rPrChange>
        </w:rPr>
        <w:t xml:space="preserve">isolates </w:t>
      </w:r>
      <w:ins w:id="266" w:author="Mo, Solveig Sølverød" w:date="2026-02-16T10:35:00Z" w16du:dateUtc="2026-02-16T09:35:00Z">
        <w:r w:rsidR="000E31FD" w:rsidRPr="00A27C90">
          <w:rPr>
            <w:highlight w:val="green"/>
            <w:lang w:val="en-GB"/>
            <w:rPrChange w:id="267" w:author="Mo, Solveig Sølverød" w:date="2026-07-27T14:34:00Z" w16du:dateUtc="2026-07-27T12:34:00Z">
              <w:rPr>
                <w:lang w:val="en-US"/>
              </w:rPr>
            </w:rPrChange>
          </w:rPr>
          <w:t>were different</w:t>
        </w:r>
      </w:ins>
      <w:r w:rsidR="00E5673E" w:rsidRPr="00A27C90">
        <w:rPr>
          <w:highlight w:val="green"/>
          <w:lang w:val="en-GB"/>
          <w:rPrChange w:id="268" w:author="Mo, Solveig Sølverød" w:date="2026-07-27T14:34:00Z" w16du:dateUtc="2026-07-27T12:34:00Z">
            <w:rPr>
              <w:lang w:val="en-US"/>
            </w:rPr>
          </w:rPrChange>
        </w:rPr>
        <w:t xml:space="preserve"> </w:t>
      </w:r>
      <w:r w:rsidR="000C1D2F" w:rsidRPr="00A27C90">
        <w:rPr>
          <w:highlight w:val="green"/>
          <w:lang w:val="en-GB"/>
          <w:rPrChange w:id="269" w:author="Mo, Solveig Sølverød" w:date="2026-07-27T14:34:00Z" w16du:dateUtc="2026-07-27T12:34:00Z">
            <w:rPr>
              <w:lang w:val="en-US"/>
            </w:rPr>
          </w:rPrChange>
        </w:rPr>
        <w:t>APEC variants</w:t>
      </w:r>
      <w:r w:rsidR="00E5673E" w:rsidRPr="00A27C90">
        <w:rPr>
          <w:highlight w:val="green"/>
          <w:lang w:val="en-GB"/>
          <w:rPrChange w:id="270" w:author="Mo, Solveig Sølverød" w:date="2026-07-27T14:34:00Z" w16du:dateUtc="2026-07-27T12:34:00Z">
            <w:rPr>
              <w:lang w:val="en-US"/>
            </w:rPr>
          </w:rPrChange>
        </w:rPr>
        <w:t xml:space="preserve">. </w:t>
      </w:r>
      <w:r w:rsidRPr="00A27C90">
        <w:rPr>
          <w:highlight w:val="green"/>
          <w:lang w:val="en-GB"/>
          <w:rPrChange w:id="271" w:author="Mo, Solveig Sølverød" w:date="2026-07-27T14:34:00Z" w16du:dateUtc="2026-07-27T12:34:00Z">
            <w:rPr>
              <w:lang w:val="en-US"/>
            </w:rPr>
          </w:rPrChange>
        </w:rPr>
        <w:t>For producers providing multiple submissions</w:t>
      </w:r>
      <w:r w:rsidR="008C4FE1" w:rsidRPr="00A27C90">
        <w:rPr>
          <w:highlight w:val="green"/>
          <w:lang w:val="en-GB"/>
          <w:rPrChange w:id="272" w:author="Mo, Solveig Sølverød" w:date="2026-07-27T14:34:00Z" w16du:dateUtc="2026-07-27T12:34:00Z">
            <w:rPr>
              <w:lang w:val="en-US"/>
            </w:rPr>
          </w:rPrChange>
        </w:rPr>
        <w:t xml:space="preserve"> (n=</w:t>
      </w:r>
      <w:ins w:id="273" w:author="Mo, Solveig Sølverød" w:date="2026-02-16T10:35:00Z" w16du:dateUtc="2026-02-16T09:35:00Z">
        <w:r w:rsidR="002B7703" w:rsidRPr="00A27C90">
          <w:rPr>
            <w:highlight w:val="green"/>
            <w:lang w:val="en-GB"/>
            <w:rPrChange w:id="274" w:author="Mo, Solveig Sølverød" w:date="2026-07-27T14:34:00Z" w16du:dateUtc="2026-07-27T12:34:00Z">
              <w:rPr>
                <w:lang w:val="en-US"/>
              </w:rPr>
            </w:rPrChange>
          </w:rPr>
          <w:t>77</w:t>
        </w:r>
      </w:ins>
      <w:r w:rsidR="008C4FE1" w:rsidRPr="00A27C90">
        <w:rPr>
          <w:highlight w:val="green"/>
          <w:lang w:val="en-GB"/>
          <w:rPrChange w:id="275" w:author="Mo, Solveig Sølverød" w:date="2026-07-27T14:34:00Z" w16du:dateUtc="2026-07-27T12:34:00Z">
            <w:rPr>
              <w:lang w:val="en-US"/>
            </w:rPr>
          </w:rPrChange>
        </w:rPr>
        <w:t>)</w:t>
      </w:r>
      <w:r w:rsidRPr="00A27C90">
        <w:rPr>
          <w:highlight w:val="green"/>
          <w:lang w:val="en-GB"/>
          <w:rPrChange w:id="276" w:author="Mo, Solveig Sølverød" w:date="2026-07-27T14:34:00Z" w16du:dateUtc="2026-07-27T12:34:00Z">
            <w:rPr>
              <w:lang w:val="en-US"/>
            </w:rPr>
          </w:rPrChange>
        </w:rPr>
        <w:t xml:space="preserve">, the same </w:t>
      </w:r>
      <w:r w:rsidR="000C1D2F" w:rsidRPr="00A27C90">
        <w:rPr>
          <w:highlight w:val="green"/>
          <w:lang w:val="en-GB"/>
          <w:rPrChange w:id="277" w:author="Mo, Solveig Sølverød" w:date="2026-07-27T14:34:00Z" w16du:dateUtc="2026-07-27T12:34:00Z">
            <w:rPr>
              <w:lang w:val="en-US"/>
            </w:rPr>
          </w:rPrChange>
        </w:rPr>
        <w:t>APEC variant</w:t>
      </w:r>
      <w:ins w:id="278" w:author="Mo, Solveig Sølverød" w:date="2026-02-16T11:58:00Z" w16du:dateUtc="2026-02-16T10:58:00Z">
        <w:r w:rsidR="009266FF" w:rsidRPr="00A27C90">
          <w:rPr>
            <w:highlight w:val="green"/>
            <w:lang w:val="en-GB"/>
            <w:rPrChange w:id="279" w:author="Mo, Solveig Sølverød" w:date="2026-07-27T14:34:00Z" w16du:dateUtc="2026-07-27T12:34:00Z">
              <w:rPr>
                <w:lang w:val="en-US"/>
              </w:rPr>
            </w:rPrChange>
          </w:rPr>
          <w:t>(</w:t>
        </w:r>
      </w:ins>
      <w:r w:rsidR="000C1D2F" w:rsidRPr="00A27C90">
        <w:rPr>
          <w:highlight w:val="green"/>
          <w:lang w:val="en-GB"/>
          <w:rPrChange w:id="280" w:author="Mo, Solveig Sølverød" w:date="2026-07-27T14:34:00Z" w16du:dateUtc="2026-07-27T12:34:00Z">
            <w:rPr>
              <w:lang w:val="en-US"/>
            </w:rPr>
          </w:rPrChange>
        </w:rPr>
        <w:t>s</w:t>
      </w:r>
      <w:ins w:id="281" w:author="Mo, Solveig Sølverød" w:date="2026-02-16T11:59:00Z" w16du:dateUtc="2026-02-16T10:59:00Z">
        <w:r w:rsidR="009266FF" w:rsidRPr="00A27C90">
          <w:rPr>
            <w:highlight w:val="green"/>
            <w:lang w:val="en-GB"/>
            <w:rPrChange w:id="282" w:author="Mo, Solveig Sølverød" w:date="2026-07-27T14:34:00Z" w16du:dateUtc="2026-07-27T12:34:00Z">
              <w:rPr>
                <w:lang w:val="en-US"/>
              </w:rPr>
            </w:rPrChange>
          </w:rPr>
          <w:t>)</w:t>
        </w:r>
      </w:ins>
      <w:r w:rsidRPr="00A27C90">
        <w:rPr>
          <w:highlight w:val="green"/>
          <w:lang w:val="en-GB"/>
          <w:rPrChange w:id="283" w:author="Mo, Solveig Sølverød" w:date="2026-07-27T14:34:00Z" w16du:dateUtc="2026-07-27T12:34:00Z">
            <w:rPr>
              <w:lang w:val="en-US"/>
            </w:rPr>
          </w:rPrChange>
        </w:rPr>
        <w:t xml:space="preserve"> were observed across submissions </w:t>
      </w:r>
      <w:del w:id="284" w:author="Mo, Solveig Sølverød" w:date="2026-07-27T14:33:00Z" w16du:dateUtc="2026-07-27T12:33:00Z">
        <w:r w:rsidRPr="00A27C90" w:rsidDel="00AA63B2">
          <w:rPr>
            <w:highlight w:val="green"/>
            <w:lang w:val="en-GB"/>
            <w:rPrChange w:id="285" w:author="Mo, Solveig Sølverød" w:date="2026-07-27T14:34:00Z" w16du:dateUtc="2026-07-27T12:34:00Z">
              <w:rPr>
                <w:lang w:val="en-US"/>
              </w:rPr>
            </w:rPrChange>
          </w:rPr>
          <w:delText xml:space="preserve">in </w:delText>
        </w:r>
      </w:del>
      <w:ins w:id="286" w:author="Mo, Solveig Sølverød" w:date="2026-07-27T14:33:00Z" w16du:dateUtc="2026-07-27T12:33:00Z">
        <w:r w:rsidR="00AA63B2" w:rsidRPr="00A27C90">
          <w:rPr>
            <w:highlight w:val="green"/>
            <w:lang w:val="en-GB"/>
            <w:rPrChange w:id="287" w:author="Mo, Solveig Sølverød" w:date="2026-07-27T14:34:00Z" w16du:dateUtc="2026-07-27T12:34:00Z">
              <w:rPr>
                <w:lang w:val="en-US"/>
              </w:rPr>
            </w:rPrChange>
          </w:rPr>
          <w:t xml:space="preserve">for </w:t>
        </w:r>
      </w:ins>
      <w:ins w:id="288" w:author="Mo, Solveig Sølverød" w:date="2026-02-16T11:59:00Z" w16du:dateUtc="2026-02-16T10:59:00Z">
        <w:r w:rsidR="009266FF" w:rsidRPr="00A27C90">
          <w:rPr>
            <w:highlight w:val="green"/>
            <w:lang w:val="en-GB"/>
            <w:rPrChange w:id="289" w:author="Mo, Solveig Sølverød" w:date="2026-07-27T14:34:00Z" w16du:dateUtc="2026-07-27T12:34:00Z">
              <w:rPr>
                <w:lang w:val="en-US"/>
              </w:rPr>
            </w:rPrChange>
          </w:rPr>
          <w:t>2</w:t>
        </w:r>
      </w:ins>
      <w:ins w:id="290" w:author="Mo, Solveig Sølverød" w:date="2026-07-27T14:33:00Z" w16du:dateUtc="2026-07-27T12:33:00Z">
        <w:r w:rsidR="00AA63B2" w:rsidRPr="00A27C90">
          <w:rPr>
            <w:highlight w:val="green"/>
            <w:lang w:val="en-GB"/>
            <w:rPrChange w:id="291" w:author="Mo, Solveig Sølverød" w:date="2026-07-27T14:34:00Z" w16du:dateUtc="2026-07-27T12:34:00Z">
              <w:rPr>
                <w:lang w:val="en-US"/>
              </w:rPr>
            </w:rPrChange>
          </w:rPr>
          <w:t>6</w:t>
        </w:r>
      </w:ins>
      <w:ins w:id="292" w:author="Mo, Solveig Sølverød" w:date="2026-02-16T11:59:00Z" w16du:dateUtc="2026-02-16T10:59:00Z">
        <w:r w:rsidR="009266FF" w:rsidRPr="00A27C90">
          <w:rPr>
            <w:highlight w:val="green"/>
            <w:lang w:val="en-GB"/>
            <w:rPrChange w:id="293" w:author="Mo, Solveig Sølverød" w:date="2026-07-27T14:34:00Z" w16du:dateUtc="2026-07-27T12:34:00Z">
              <w:rPr>
                <w:lang w:val="en-US"/>
              </w:rPr>
            </w:rPrChange>
          </w:rPr>
          <w:t xml:space="preserve"> </w:t>
        </w:r>
      </w:ins>
      <w:r w:rsidR="00036627" w:rsidRPr="00A27C90">
        <w:rPr>
          <w:highlight w:val="green"/>
          <w:lang w:val="en-GB"/>
          <w:rPrChange w:id="294" w:author="Mo, Solveig Sølverød" w:date="2026-07-27T14:34:00Z" w16du:dateUtc="2026-07-27T12:34:00Z">
            <w:rPr>
              <w:lang w:val="en-US"/>
            </w:rPr>
          </w:rPrChange>
        </w:rPr>
        <w:t>producers</w:t>
      </w:r>
      <w:r w:rsidRPr="00A27C90">
        <w:rPr>
          <w:highlight w:val="green"/>
          <w:lang w:val="en-GB"/>
          <w:rPrChange w:id="295" w:author="Mo, Solveig Sølverød" w:date="2026-07-27T14:34:00Z" w16du:dateUtc="2026-07-27T12:34:00Z">
            <w:rPr>
              <w:lang w:val="en-US"/>
            </w:rPr>
          </w:rPrChange>
        </w:rPr>
        <w:t xml:space="preserve"> (</w:t>
      </w:r>
      <w:ins w:id="296" w:author="Mo, Solveig Sølverød" w:date="2026-07-27T14:33:00Z" w16du:dateUtc="2026-07-27T12:33:00Z">
        <w:r w:rsidR="00AA63B2" w:rsidRPr="00A27C90">
          <w:rPr>
            <w:highlight w:val="green"/>
            <w:lang w:val="en-GB"/>
            <w:rPrChange w:id="297" w:author="Mo, Solveig Sølverød" w:date="2026-07-27T14:34:00Z" w16du:dateUtc="2026-07-27T12:34:00Z">
              <w:rPr>
                <w:lang w:val="en-US"/>
              </w:rPr>
            </w:rPrChange>
          </w:rPr>
          <w:t>33.8</w:t>
        </w:r>
      </w:ins>
      <w:r w:rsidR="00036627" w:rsidRPr="00A27C90">
        <w:rPr>
          <w:highlight w:val="green"/>
          <w:lang w:val="en-GB"/>
          <w:rPrChange w:id="298" w:author="Mo, Solveig Sølverød" w:date="2026-07-27T14:34:00Z" w16du:dateUtc="2026-07-27T12:34:00Z">
            <w:rPr>
              <w:lang w:val="en-US"/>
            </w:rPr>
          </w:rPrChange>
        </w:rPr>
        <w:t>%</w:t>
      </w:r>
      <w:r w:rsidRPr="00A27C90">
        <w:rPr>
          <w:highlight w:val="green"/>
          <w:lang w:val="en-GB"/>
          <w:rPrChange w:id="299" w:author="Mo, Solveig Sølverød" w:date="2026-07-27T14:34:00Z" w16du:dateUtc="2026-07-27T12:34:00Z">
            <w:rPr>
              <w:lang w:val="en-US"/>
            </w:rPr>
          </w:rPrChange>
        </w:rPr>
        <w:t>)</w:t>
      </w:r>
      <w:r w:rsidR="00E5673E" w:rsidRPr="00A27C90">
        <w:rPr>
          <w:highlight w:val="green"/>
          <w:lang w:val="en-GB"/>
          <w:rPrChange w:id="300" w:author="Mo, Solveig Sølverød" w:date="2026-07-27T14:34:00Z" w16du:dateUtc="2026-07-27T12:34:00Z">
            <w:rPr>
              <w:lang w:val="en-US"/>
            </w:rPr>
          </w:rPrChange>
        </w:rPr>
        <w:t xml:space="preserve"> for at least one isolate in at least two submissions</w:t>
      </w:r>
      <w:r w:rsidR="00036627" w:rsidRPr="00A27C90">
        <w:rPr>
          <w:highlight w:val="green"/>
          <w:lang w:val="en-GB"/>
          <w:rPrChange w:id="301" w:author="Mo, Solveig Sølverød" w:date="2026-07-27T14:34:00Z" w16du:dateUtc="2026-07-27T12:34:00Z">
            <w:rPr>
              <w:lang w:val="en-US"/>
            </w:rPr>
          </w:rPrChange>
        </w:rPr>
        <w:t xml:space="preserve">. In submissions from the remaining </w:t>
      </w:r>
      <w:ins w:id="302" w:author="Mo, Solveig Sølverød" w:date="2026-02-16T12:00:00Z" w16du:dateUtc="2026-02-16T11:00:00Z">
        <w:r w:rsidR="009266FF" w:rsidRPr="00A27C90">
          <w:rPr>
            <w:highlight w:val="green"/>
            <w:lang w:val="en-GB"/>
            <w:rPrChange w:id="303" w:author="Mo, Solveig Sølverød" w:date="2026-07-27T14:34:00Z" w16du:dateUtc="2026-07-27T12:34:00Z">
              <w:rPr>
                <w:lang w:val="en-US"/>
              </w:rPr>
            </w:rPrChange>
          </w:rPr>
          <w:t>5</w:t>
        </w:r>
      </w:ins>
      <w:ins w:id="304" w:author="Mo, Solveig Sølverød" w:date="2026-07-27T14:34:00Z" w16du:dateUtc="2026-07-27T12:34:00Z">
        <w:r w:rsidR="00AA63B2" w:rsidRPr="00A27C90">
          <w:rPr>
            <w:highlight w:val="green"/>
            <w:lang w:val="en-GB"/>
            <w:rPrChange w:id="305" w:author="Mo, Solveig Sølverød" w:date="2026-07-27T14:34:00Z" w16du:dateUtc="2026-07-27T12:34:00Z">
              <w:rPr>
                <w:lang w:val="en-US"/>
              </w:rPr>
            </w:rPrChange>
          </w:rPr>
          <w:t>1</w:t>
        </w:r>
      </w:ins>
      <w:ins w:id="306" w:author="Mo, Solveig Sølverød" w:date="2026-02-16T12:00:00Z" w16du:dateUtc="2026-02-16T11:00:00Z">
        <w:r w:rsidR="009266FF" w:rsidRPr="00A27C90">
          <w:rPr>
            <w:highlight w:val="green"/>
            <w:lang w:val="en-GB"/>
            <w:rPrChange w:id="307" w:author="Mo, Solveig Sølverød" w:date="2026-07-27T14:34:00Z" w16du:dateUtc="2026-07-27T12:34:00Z">
              <w:rPr>
                <w:lang w:val="en-US"/>
              </w:rPr>
            </w:rPrChange>
          </w:rPr>
          <w:t xml:space="preserve"> </w:t>
        </w:r>
      </w:ins>
      <w:r w:rsidR="00036627" w:rsidRPr="00A27C90">
        <w:rPr>
          <w:highlight w:val="green"/>
          <w:lang w:val="en-GB"/>
          <w:rPrChange w:id="308" w:author="Mo, Solveig Sølverød" w:date="2026-07-27T14:34:00Z" w16du:dateUtc="2026-07-27T12:34:00Z">
            <w:rPr>
              <w:lang w:val="en-US"/>
            </w:rPr>
          </w:rPrChange>
        </w:rPr>
        <w:t>producers (</w:t>
      </w:r>
      <w:ins w:id="309" w:author="Mo, Solveig Sølverød" w:date="2026-07-27T14:34:00Z" w16du:dateUtc="2026-07-27T12:34:00Z">
        <w:r w:rsidR="00AA63B2" w:rsidRPr="00A27C90">
          <w:rPr>
            <w:highlight w:val="green"/>
            <w:lang w:val="en-GB"/>
            <w:rPrChange w:id="310" w:author="Mo, Solveig Sølverød" w:date="2026-07-27T14:34:00Z" w16du:dateUtc="2026-07-27T12:34:00Z">
              <w:rPr>
                <w:lang w:val="en-US"/>
              </w:rPr>
            </w:rPrChange>
          </w:rPr>
          <w:t>66</w:t>
        </w:r>
      </w:ins>
      <w:ins w:id="311" w:author="Mo, Solveig Sølverød" w:date="2026-02-16T12:00:00Z" w16du:dateUtc="2026-02-16T11:00:00Z">
        <w:r w:rsidR="009266FF" w:rsidRPr="00A27C90">
          <w:rPr>
            <w:highlight w:val="green"/>
            <w:lang w:val="en-GB"/>
            <w:rPrChange w:id="312" w:author="Mo, Solveig Sølverød" w:date="2026-07-27T14:34:00Z" w16du:dateUtc="2026-07-27T12:34:00Z">
              <w:rPr>
                <w:lang w:val="en-US"/>
              </w:rPr>
            </w:rPrChange>
          </w:rPr>
          <w:t>.</w:t>
        </w:r>
      </w:ins>
      <w:ins w:id="313" w:author="Mo, Solveig Sølverød" w:date="2026-07-27T14:34:00Z" w16du:dateUtc="2026-07-27T12:34:00Z">
        <w:r w:rsidR="00AA63B2" w:rsidRPr="00A27C90">
          <w:rPr>
            <w:highlight w:val="green"/>
            <w:lang w:val="en-GB"/>
            <w:rPrChange w:id="314" w:author="Mo, Solveig Sølverød" w:date="2026-07-27T14:34:00Z" w16du:dateUtc="2026-07-27T12:34:00Z">
              <w:rPr>
                <w:lang w:val="en-US"/>
              </w:rPr>
            </w:rPrChange>
          </w:rPr>
          <w:t>2</w:t>
        </w:r>
      </w:ins>
      <w:r w:rsidR="00036627" w:rsidRPr="00A27C90">
        <w:rPr>
          <w:highlight w:val="green"/>
          <w:lang w:val="en-GB"/>
          <w:rPrChange w:id="315" w:author="Mo, Solveig Sølverød" w:date="2026-07-27T14:34:00Z" w16du:dateUtc="2026-07-27T12:34:00Z">
            <w:rPr>
              <w:lang w:val="en-US"/>
            </w:rPr>
          </w:rPrChange>
        </w:rPr>
        <w:t xml:space="preserve">%), we observed different </w:t>
      </w:r>
      <w:r w:rsidR="000C1D2F" w:rsidRPr="00A27C90">
        <w:rPr>
          <w:highlight w:val="green"/>
          <w:lang w:val="en-GB"/>
          <w:rPrChange w:id="316" w:author="Mo, Solveig Sølverød" w:date="2026-07-27T14:34:00Z" w16du:dateUtc="2026-07-27T12:34:00Z">
            <w:rPr>
              <w:lang w:val="en-US"/>
            </w:rPr>
          </w:rPrChange>
        </w:rPr>
        <w:t>APEC variants</w:t>
      </w:r>
      <w:r w:rsidR="00036627" w:rsidRPr="00A27C90">
        <w:rPr>
          <w:highlight w:val="green"/>
          <w:lang w:val="en-GB"/>
          <w:rPrChange w:id="317" w:author="Mo, Solveig Sølverød" w:date="2026-07-27T14:34:00Z" w16du:dateUtc="2026-07-27T12:34:00Z">
            <w:rPr>
              <w:lang w:val="en-US"/>
            </w:rPr>
          </w:rPrChange>
        </w:rPr>
        <w:t xml:space="preserve"> in different </w:t>
      </w:r>
      <w:commentRangeStart w:id="318"/>
      <w:r w:rsidR="00036627" w:rsidRPr="00A27C90">
        <w:rPr>
          <w:highlight w:val="green"/>
          <w:lang w:val="en-GB"/>
          <w:rPrChange w:id="319" w:author="Mo, Solveig Sølverød" w:date="2026-07-27T14:34:00Z" w16du:dateUtc="2026-07-27T12:34:00Z">
            <w:rPr>
              <w:lang w:val="en-US"/>
            </w:rPr>
          </w:rPrChange>
        </w:rPr>
        <w:t>submissions</w:t>
      </w:r>
      <w:commentRangeEnd w:id="318"/>
      <w:r w:rsidR="00FC3C94" w:rsidRPr="00A27C90">
        <w:rPr>
          <w:rStyle w:val="Merknadsreferanse"/>
          <w:sz w:val="20"/>
          <w:szCs w:val="22"/>
          <w:highlight w:val="green"/>
          <w:lang w:val="en-GB"/>
          <w:rPrChange w:id="320" w:author="Mo, Solveig Sølverød" w:date="2026-07-27T14:34:00Z" w16du:dateUtc="2026-07-27T12:34:00Z">
            <w:rPr>
              <w:rStyle w:val="Merknadsreferanse"/>
              <w:sz w:val="20"/>
              <w:szCs w:val="22"/>
              <w:lang w:val="en-US"/>
            </w:rPr>
          </w:rPrChange>
        </w:rPr>
        <w:commentReference w:id="318"/>
      </w:r>
      <w:r w:rsidR="00036627" w:rsidRPr="00A27C90">
        <w:rPr>
          <w:highlight w:val="green"/>
          <w:lang w:val="en-GB"/>
          <w:rPrChange w:id="321" w:author="Mo, Solveig Sølverød" w:date="2026-07-27T14:34:00Z" w16du:dateUtc="2026-07-27T12:34:00Z">
            <w:rPr>
              <w:lang w:val="en-US"/>
            </w:rPr>
          </w:rPrChange>
        </w:rPr>
        <w:t>.</w:t>
      </w:r>
    </w:p>
    <w:p w14:paraId="1EE3FE5A" w14:textId="42B55C67" w:rsidR="00395467" w:rsidRPr="00A27C90" w:rsidRDefault="00395467" w:rsidP="004C7EDC">
      <w:pPr>
        <w:spacing w:line="360" w:lineRule="auto"/>
        <w:jc w:val="both"/>
        <w:rPr>
          <w:lang w:val="en-GB"/>
        </w:rPr>
      </w:pPr>
      <w:commentRangeStart w:id="322"/>
      <w:commentRangeStart w:id="323"/>
      <w:r w:rsidRPr="00A27C90">
        <w:rPr>
          <w:lang w:val="en-GB"/>
        </w:rPr>
        <w:t xml:space="preserve">For </w:t>
      </w:r>
      <w:commentRangeStart w:id="324"/>
      <w:r w:rsidRPr="00A27C90">
        <w:rPr>
          <w:lang w:val="en-GB"/>
        </w:rPr>
        <w:t>isolates</w:t>
      </w:r>
      <w:commentRangeEnd w:id="324"/>
      <w:r w:rsidR="00ED450C" w:rsidRPr="00A27C90">
        <w:rPr>
          <w:rStyle w:val="Merknadsreferanse"/>
          <w:sz w:val="20"/>
          <w:szCs w:val="22"/>
          <w:lang w:val="en-GB"/>
        </w:rPr>
        <w:commentReference w:id="324"/>
      </w:r>
      <w:r w:rsidRPr="00A27C90">
        <w:rPr>
          <w:lang w:val="en-GB"/>
        </w:rPr>
        <w:t xml:space="preserve"> originating from broilers (n=650), the most common APEC variant observed was ST23-O78:H4 (n=224, 34.5%) followed by ST429-O2/O50:H1 (n=51, </w:t>
      </w:r>
      <w:r w:rsidR="00C21CFE" w:rsidRPr="00A27C90">
        <w:rPr>
          <w:lang w:val="en-GB"/>
        </w:rPr>
        <w:t xml:space="preserve">7.8%). For isolates from broiler parents (n=234), the APEC variant dominating was ST117-O24:H4 (n=36, 15.4%) followed by </w:t>
      </w:r>
      <w:r w:rsidR="00455F74" w:rsidRPr="00A27C90">
        <w:rPr>
          <w:lang w:val="en-GB"/>
        </w:rPr>
        <w:t>ST131-O25:H4 (n=21, 9.0%).</w:t>
      </w:r>
      <w:r w:rsidR="00515911" w:rsidRPr="00A27C90">
        <w:rPr>
          <w:lang w:val="en-GB"/>
        </w:rPr>
        <w:t xml:space="preserve"> </w:t>
      </w:r>
      <w:commentRangeEnd w:id="322"/>
      <w:r w:rsidR="00510662" w:rsidRPr="00A27C90">
        <w:rPr>
          <w:rStyle w:val="Merknadsreferanse"/>
          <w:sz w:val="20"/>
          <w:szCs w:val="22"/>
          <w:lang w:val="en-GB"/>
        </w:rPr>
        <w:commentReference w:id="322"/>
      </w:r>
      <w:commentRangeEnd w:id="323"/>
      <w:r w:rsidR="00750D83" w:rsidRPr="00A27C90">
        <w:rPr>
          <w:rStyle w:val="Merknadsreferanse"/>
          <w:sz w:val="20"/>
          <w:szCs w:val="22"/>
          <w:lang w:val="en-GB"/>
        </w:rPr>
        <w:commentReference w:id="323"/>
      </w:r>
      <w:r w:rsidR="00515911" w:rsidRPr="00A27C90">
        <w:rPr>
          <w:lang w:val="en-GB"/>
        </w:rPr>
        <w:t xml:space="preserve">In total, 100 different APEC variants were detected among isolates from broilers and 67 among isolates from parents. Of these, </w:t>
      </w:r>
      <w:r w:rsidR="00ED450C" w:rsidRPr="00A27C90">
        <w:rPr>
          <w:lang w:val="en-GB"/>
        </w:rPr>
        <w:t>33</w:t>
      </w:r>
      <w:r w:rsidR="00515911" w:rsidRPr="00A27C90">
        <w:rPr>
          <w:lang w:val="en-GB"/>
        </w:rPr>
        <w:t xml:space="preserve"> APEC variants were detected in both production forms</w:t>
      </w:r>
      <w:r w:rsidR="00055FEE" w:rsidRPr="00A27C90">
        <w:rPr>
          <w:lang w:val="en-GB"/>
        </w:rPr>
        <w:t>, while 67 and 34 variants were only detected in broilers and parents, respectively</w:t>
      </w:r>
      <w:ins w:id="325" w:author="Mo, Solveig Sølverød" w:date="2026-06-24T13:59:00Z" w16du:dateUtc="2026-06-24T11:59:00Z">
        <w:r w:rsidR="00510662" w:rsidRPr="00A27C90">
          <w:rPr>
            <w:lang w:val="en-GB"/>
          </w:rPr>
          <w:t xml:space="preserve"> (Supplementary File X)</w:t>
        </w:r>
      </w:ins>
      <w:r w:rsidR="00515911" w:rsidRPr="00A27C90">
        <w:rPr>
          <w:lang w:val="en-GB"/>
        </w:rPr>
        <w:t>.</w:t>
      </w:r>
    </w:p>
    <w:p w14:paraId="4539E39F" w14:textId="030A5017" w:rsidR="003806A7" w:rsidRPr="00A27C90" w:rsidRDefault="003806A7" w:rsidP="004C7EDC">
      <w:pPr>
        <w:spacing w:line="360" w:lineRule="auto"/>
        <w:jc w:val="both"/>
        <w:rPr>
          <w:b/>
          <w:lang w:val="en-GB"/>
          <w:rPrChange w:id="326" w:author="Mo, Solveig Sølverød" w:date="2026-05-28T08:45:00Z" w16du:dateUtc="2026-05-28T06:45:00Z">
            <w:rPr>
              <w:b/>
            </w:rPr>
          </w:rPrChange>
        </w:rPr>
      </w:pPr>
      <w:r w:rsidRPr="00A27C90">
        <w:rPr>
          <w:b/>
          <w:lang w:val="en-GB"/>
          <w:rPrChange w:id="327" w:author="Mo, Solveig Sølverød" w:date="2026-05-28T08:45:00Z" w16du:dateUtc="2026-05-28T06:45:00Z">
            <w:rPr>
              <w:b/>
            </w:rPr>
          </w:rPrChange>
        </w:rPr>
        <w:t>Phylogeny</w:t>
      </w:r>
    </w:p>
    <w:p w14:paraId="087BF5CD" w14:textId="22E26D41" w:rsidR="003806A7" w:rsidRPr="00A27C90" w:rsidRDefault="003806A7" w:rsidP="004C7EDC">
      <w:pPr>
        <w:spacing w:line="360" w:lineRule="auto"/>
        <w:jc w:val="both"/>
        <w:rPr>
          <w:bCs/>
          <w:lang w:val="en-GB"/>
        </w:rPr>
      </w:pPr>
      <w:r w:rsidRPr="00A27C90">
        <w:rPr>
          <w:bCs/>
          <w:lang w:val="en-GB"/>
        </w:rPr>
        <w:t>Three ST-serotype combinations were detected in at least five submissions from both parent- and broiler flocks</w:t>
      </w:r>
      <w:r w:rsidR="00C6124A" w:rsidRPr="00A27C90">
        <w:rPr>
          <w:bCs/>
          <w:lang w:val="en-GB"/>
        </w:rPr>
        <w:t xml:space="preserve"> during the study period and included in </w:t>
      </w:r>
      <w:r w:rsidR="00396BAF" w:rsidRPr="00A27C90">
        <w:rPr>
          <w:bCs/>
          <w:lang w:val="en-GB"/>
        </w:rPr>
        <w:t>SNP</w:t>
      </w:r>
      <w:r w:rsidR="00C6124A" w:rsidRPr="00A27C90">
        <w:rPr>
          <w:bCs/>
          <w:lang w:val="en-GB"/>
        </w:rPr>
        <w:t xml:space="preserve"> analysis. The three combinations were ST23-O78:H4 (118 submissions, 244 isolates), ST95-O</w:t>
      </w:r>
      <w:r w:rsidR="006F6188" w:rsidRPr="00A27C90">
        <w:rPr>
          <w:bCs/>
          <w:lang w:val="en-GB"/>
        </w:rPr>
        <w:t xml:space="preserve">2/O50:H5 (22 submissions, 36 isolates) and ST131-O25:H4 (32 submissions, 46 isolates). </w:t>
      </w:r>
    </w:p>
    <w:p w14:paraId="7FBE2031" w14:textId="22150768" w:rsidR="00CF4125" w:rsidRPr="00A27C90" w:rsidRDefault="00CF4125" w:rsidP="004C7EDC">
      <w:pPr>
        <w:spacing w:line="360" w:lineRule="auto"/>
        <w:jc w:val="both"/>
        <w:rPr>
          <w:bCs/>
          <w:lang w:val="en-GB"/>
        </w:rPr>
      </w:pPr>
      <w:r w:rsidRPr="00A27C90">
        <w:rPr>
          <w:bCs/>
          <w:lang w:val="en-GB"/>
        </w:rPr>
        <w:t>ST23-O78:H4 i</w:t>
      </w:r>
      <w:r w:rsidRPr="00A27C90">
        <w:rPr>
          <w:bCs/>
          <w:lang w:val="en-GB"/>
          <w:rPrChange w:id="328" w:author="Mo, Solveig Sølverød" w:date="2026-05-27T14:48:00Z" w16du:dateUtc="2026-05-27T12:48:00Z">
            <w:rPr>
              <w:bCs/>
            </w:rPr>
          </w:rPrChange>
        </w:rPr>
        <w:t xml:space="preserve">solates </w:t>
      </w:r>
      <w:r w:rsidRPr="00A27C90">
        <w:rPr>
          <w:bCs/>
          <w:lang w:val="en-GB"/>
        </w:rPr>
        <w:t xml:space="preserve">and ST95-O2/O50:H5 </w:t>
      </w:r>
      <w:r w:rsidRPr="00A27C90">
        <w:rPr>
          <w:bCs/>
          <w:lang w:val="en-GB"/>
          <w:rPrChange w:id="329" w:author="Mo, Solveig Sølverød" w:date="2026-05-27T14:48:00Z" w16du:dateUtc="2026-05-27T12:48:00Z">
            <w:rPr>
              <w:bCs/>
            </w:rPr>
          </w:rPrChange>
        </w:rPr>
        <w:t>va</w:t>
      </w:r>
      <w:r w:rsidRPr="00A27C90">
        <w:rPr>
          <w:bCs/>
          <w:lang w:val="en-GB"/>
        </w:rPr>
        <w:t>ried overall with 0-43 and 0-81 SNPs, respectively, both with coverage &gt;91%. ST131- O25:H4 varied with 0-320 SNPs between isolates with 90.9% coverage.</w:t>
      </w:r>
      <w:r w:rsidR="00E93515" w:rsidRPr="00A27C90">
        <w:rPr>
          <w:bCs/>
          <w:lang w:val="en-GB"/>
        </w:rPr>
        <w:t xml:space="preserve"> </w:t>
      </w:r>
      <w:r w:rsidRPr="00A27C90">
        <w:rPr>
          <w:bCs/>
          <w:lang w:val="en-GB"/>
        </w:rPr>
        <w:t xml:space="preserve"> </w:t>
      </w:r>
    </w:p>
    <w:p w14:paraId="6FA09329" w14:textId="1FAD2EFE" w:rsidR="00E93515" w:rsidRPr="00A27C90" w:rsidRDefault="00E93515" w:rsidP="004C7EDC">
      <w:pPr>
        <w:spacing w:line="360" w:lineRule="auto"/>
        <w:jc w:val="both"/>
        <w:rPr>
          <w:bCs/>
          <w:lang w:val="en-GB"/>
        </w:rPr>
      </w:pPr>
      <w:r w:rsidRPr="00A27C90">
        <w:rPr>
          <w:bCs/>
          <w:lang w:val="en-GB"/>
        </w:rPr>
        <w:t xml:space="preserve">ST23-O78:H4 isolates were detected between 2021 and 2023 and originated from 105 submissions from broiler flocks and 13 submissions from parent flocks. Clusters including isolates from both parent- and broiler flocks were detected with isolates differing by </w:t>
      </w:r>
      <w:r w:rsidR="00234921" w:rsidRPr="00A27C90">
        <w:rPr>
          <w:bCs/>
          <w:lang w:val="en-GB"/>
        </w:rPr>
        <w:t>a limited number of</w:t>
      </w:r>
      <w:r w:rsidRPr="00A27C90">
        <w:rPr>
          <w:bCs/>
          <w:lang w:val="en-GB"/>
        </w:rPr>
        <w:t xml:space="preserve"> SNPs</w:t>
      </w:r>
      <w:r w:rsidR="00234921" w:rsidRPr="00A27C90">
        <w:rPr>
          <w:bCs/>
          <w:lang w:val="en-GB"/>
        </w:rPr>
        <w:t xml:space="preserve"> (i.e. &lt;</w:t>
      </w:r>
      <w:commentRangeStart w:id="330"/>
      <w:commentRangeStart w:id="331"/>
      <w:r w:rsidR="00234921" w:rsidRPr="00A27C90">
        <w:rPr>
          <w:bCs/>
          <w:lang w:val="en-GB"/>
        </w:rPr>
        <w:t>11</w:t>
      </w:r>
      <w:commentRangeEnd w:id="330"/>
      <w:r w:rsidR="00234921" w:rsidRPr="00A27C90">
        <w:rPr>
          <w:rStyle w:val="Merknadsreferanse"/>
          <w:bCs/>
          <w:sz w:val="20"/>
          <w:szCs w:val="22"/>
          <w:lang w:val="en-GB"/>
        </w:rPr>
        <w:commentReference w:id="330"/>
      </w:r>
      <w:commentRangeEnd w:id="331"/>
      <w:r w:rsidR="00A92134" w:rsidRPr="00A27C90">
        <w:rPr>
          <w:rStyle w:val="Merknadsreferanse"/>
          <w:bCs/>
          <w:sz w:val="20"/>
          <w:szCs w:val="22"/>
          <w:lang w:val="en-GB"/>
        </w:rPr>
        <w:commentReference w:id="331"/>
      </w:r>
      <w:r w:rsidR="00234921" w:rsidRPr="00A27C90">
        <w:rPr>
          <w:bCs/>
          <w:lang w:val="en-GB"/>
        </w:rPr>
        <w:t>)</w:t>
      </w:r>
      <w:r w:rsidR="008D0CFF" w:rsidRPr="00A27C90">
        <w:rPr>
          <w:bCs/>
          <w:lang w:val="en-GB"/>
        </w:rPr>
        <w:t xml:space="preserve"> (Figure A)</w:t>
      </w:r>
      <w:r w:rsidRPr="00A27C90">
        <w:rPr>
          <w:bCs/>
          <w:lang w:val="en-GB"/>
        </w:rPr>
        <w:t xml:space="preserve">.  </w:t>
      </w:r>
    </w:p>
    <w:p w14:paraId="75FD1336" w14:textId="40099291" w:rsidR="008D0CFF" w:rsidRPr="00A27C90" w:rsidRDefault="008D0CFF" w:rsidP="004C7EDC">
      <w:pPr>
        <w:spacing w:line="360" w:lineRule="auto"/>
        <w:jc w:val="both"/>
        <w:rPr>
          <w:bCs/>
          <w:lang w:val="en-GB"/>
        </w:rPr>
      </w:pPr>
      <w:r w:rsidRPr="00A27C90">
        <w:rPr>
          <w:bCs/>
          <w:noProof/>
          <w:lang w:val="en-GB"/>
        </w:rPr>
        <w:lastRenderedPageBreak/>
        <w:drawing>
          <wp:inline distT="0" distB="0" distL="0" distR="0" wp14:anchorId="4A48ACC0" wp14:editId="6954716B">
            <wp:extent cx="4155034" cy="8310067"/>
            <wp:effectExtent l="0" t="0" r="0" b="0"/>
            <wp:docPr id="5583374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743" name="Bilde 558337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57439" cy="8314877"/>
                    </a:xfrm>
                    <a:prstGeom prst="rect">
                      <a:avLst/>
                    </a:prstGeom>
                  </pic:spPr>
                </pic:pic>
              </a:graphicData>
            </a:graphic>
          </wp:inline>
        </w:drawing>
      </w:r>
    </w:p>
    <w:p w14:paraId="7009B6B5" w14:textId="68406665" w:rsidR="008D0CFF" w:rsidRPr="00A27C90" w:rsidRDefault="008D0CFF" w:rsidP="004C7EDC">
      <w:pPr>
        <w:spacing w:line="360" w:lineRule="auto"/>
        <w:jc w:val="both"/>
        <w:rPr>
          <w:bCs/>
          <w:lang w:val="en-GB"/>
        </w:rPr>
      </w:pPr>
      <w:commentRangeStart w:id="332"/>
      <w:r w:rsidRPr="00A27C90">
        <w:rPr>
          <w:bCs/>
          <w:lang w:val="en-GB"/>
        </w:rPr>
        <w:t>Figure</w:t>
      </w:r>
      <w:commentRangeEnd w:id="332"/>
      <w:r w:rsidR="00DE5FF8" w:rsidRPr="00A27C90">
        <w:rPr>
          <w:rStyle w:val="Merknadsreferanse"/>
          <w:bCs/>
          <w:sz w:val="20"/>
          <w:szCs w:val="22"/>
          <w:lang w:val="en-GB"/>
        </w:rPr>
        <w:commentReference w:id="332"/>
      </w:r>
      <w:r w:rsidRPr="00A27C90">
        <w:rPr>
          <w:bCs/>
          <w:lang w:val="en-GB"/>
        </w:rPr>
        <w:t xml:space="preserve"> A: </w:t>
      </w:r>
      <w:r w:rsidR="006E0876" w:rsidRPr="00A27C90">
        <w:rPr>
          <w:bCs/>
          <w:lang w:val="en-GB"/>
        </w:rPr>
        <w:t xml:space="preserve">Core genome SNP tree of 244 </w:t>
      </w:r>
      <w:r w:rsidR="006E0876" w:rsidRPr="00A27C90">
        <w:rPr>
          <w:bCs/>
          <w:i/>
          <w:iCs/>
          <w:lang w:val="en-GB"/>
        </w:rPr>
        <w:t>Escherichia coli</w:t>
      </w:r>
      <w:r w:rsidR="006E0876" w:rsidRPr="00A27C90">
        <w:rPr>
          <w:bCs/>
          <w:lang w:val="en-GB"/>
        </w:rPr>
        <w:t xml:space="preserve"> multilocus sequence type 23, serotype O78:H4. The isolates were collected from broilers (n=224) and broiler parents (n=20) in Norway from 2021 to </w:t>
      </w:r>
      <w:r w:rsidR="006E0876" w:rsidRPr="00A27C90">
        <w:rPr>
          <w:bCs/>
          <w:lang w:val="en-GB"/>
        </w:rPr>
        <w:lastRenderedPageBreak/>
        <w:t xml:space="preserve">2023. Tip-points are coloured based on production type, while the label indicated year of collection. </w:t>
      </w:r>
      <w:r w:rsidR="006E0876" w:rsidRPr="00A27C90">
        <w:rPr>
          <w:bCs/>
          <w:highlight w:val="yellow"/>
          <w:lang w:val="en-GB"/>
          <w:rPrChange w:id="333" w:author="Mo, Solveig Sølverød" w:date="2026-06-18T12:42:00Z" w16du:dateUtc="2026-06-18T10:42:00Z">
            <w:rPr>
              <w:bCs/>
              <w:lang w:val="en-US"/>
            </w:rPr>
          </w:rPrChange>
        </w:rPr>
        <w:t xml:space="preserve">SNP-ranges are indicated for closely </w:t>
      </w:r>
      <w:commentRangeStart w:id="334"/>
      <w:r w:rsidR="006E0876" w:rsidRPr="00A27C90">
        <w:rPr>
          <w:bCs/>
          <w:highlight w:val="yellow"/>
          <w:lang w:val="en-GB"/>
          <w:rPrChange w:id="335" w:author="Mo, Solveig Sølverød" w:date="2026-06-18T12:42:00Z" w16du:dateUtc="2026-06-18T10:42:00Z">
            <w:rPr>
              <w:bCs/>
              <w:lang w:val="en-US"/>
            </w:rPr>
          </w:rPrChange>
        </w:rPr>
        <w:t>related</w:t>
      </w:r>
      <w:commentRangeEnd w:id="334"/>
      <w:r w:rsidR="006E0876" w:rsidRPr="00A27C90">
        <w:rPr>
          <w:rStyle w:val="Merknadsreferanse"/>
          <w:bCs/>
          <w:sz w:val="20"/>
          <w:szCs w:val="22"/>
          <w:highlight w:val="yellow"/>
          <w:lang w:val="en-GB"/>
          <w:rPrChange w:id="336" w:author="Mo, Solveig Sølverød" w:date="2026-06-18T12:42:00Z" w16du:dateUtc="2026-06-18T10:42:00Z">
            <w:rPr>
              <w:rStyle w:val="Merknadsreferanse"/>
              <w:bCs/>
              <w:sz w:val="20"/>
              <w:szCs w:val="22"/>
              <w:lang w:val="en-US"/>
            </w:rPr>
          </w:rPrChange>
        </w:rPr>
        <w:commentReference w:id="334"/>
      </w:r>
      <w:r w:rsidR="006E0876" w:rsidRPr="00A27C90">
        <w:rPr>
          <w:bCs/>
          <w:highlight w:val="yellow"/>
          <w:lang w:val="en-GB"/>
          <w:rPrChange w:id="337" w:author="Mo, Solveig Sølverød" w:date="2026-06-18T12:42:00Z" w16du:dateUtc="2026-06-18T10:42:00Z">
            <w:rPr>
              <w:bCs/>
              <w:lang w:val="en-US"/>
            </w:rPr>
          </w:rPrChange>
        </w:rPr>
        <w:t xml:space="preserve"> isolates.</w:t>
      </w:r>
    </w:p>
    <w:p w14:paraId="05AFB582" w14:textId="6C14DA8E" w:rsidR="0053140F" w:rsidRPr="00A27C90" w:rsidRDefault="0053140F" w:rsidP="004C7EDC">
      <w:pPr>
        <w:spacing w:line="360" w:lineRule="auto"/>
        <w:jc w:val="both"/>
        <w:rPr>
          <w:bCs/>
          <w:lang w:val="en-GB"/>
        </w:rPr>
      </w:pPr>
      <w:r w:rsidRPr="00A27C90">
        <w:rPr>
          <w:bCs/>
          <w:lang w:val="en-GB"/>
        </w:rPr>
        <w:t>ST95-O2/50:H5 isolates were detected between 2019-2025</w:t>
      </w:r>
      <w:r w:rsidR="00301667" w:rsidRPr="00A27C90">
        <w:rPr>
          <w:bCs/>
          <w:lang w:val="en-GB"/>
        </w:rPr>
        <w:t xml:space="preserve"> and originated from 16 submissions from broiler flocks and 6 submissions from parent flocks. </w:t>
      </w:r>
      <w:r w:rsidR="00357F97" w:rsidRPr="00A27C90">
        <w:rPr>
          <w:bCs/>
          <w:lang w:val="en-GB"/>
        </w:rPr>
        <w:t xml:space="preserve">Genomes generally clustered based on isolation year. Three clusters including </w:t>
      </w:r>
      <w:r w:rsidR="00357F97" w:rsidRPr="00A27C90">
        <w:rPr>
          <w:bCs/>
          <w:i/>
          <w:iCs/>
          <w:lang w:val="en-GB"/>
        </w:rPr>
        <w:t>E. coli</w:t>
      </w:r>
      <w:r w:rsidR="00357F97" w:rsidRPr="00A27C90">
        <w:rPr>
          <w:bCs/>
          <w:lang w:val="en-GB"/>
        </w:rPr>
        <w:t xml:space="preserve"> from both broiler- and parent flocks were detected (Figure X). </w:t>
      </w:r>
      <w:r w:rsidR="00EC3D40" w:rsidRPr="00A27C90">
        <w:rPr>
          <w:bCs/>
          <w:lang w:val="en-GB"/>
        </w:rPr>
        <w:t xml:space="preserve">Two clusters included one isolate from broiler flocks and one isolate from </w:t>
      </w:r>
      <w:r w:rsidR="000551CD" w:rsidRPr="00A27C90">
        <w:rPr>
          <w:bCs/>
          <w:lang w:val="en-GB"/>
        </w:rPr>
        <w:t>parent</w:t>
      </w:r>
      <w:r w:rsidR="00EC3D40" w:rsidRPr="00A27C90">
        <w:rPr>
          <w:bCs/>
          <w:lang w:val="en-GB"/>
        </w:rPr>
        <w:t xml:space="preserve"> flocks, while the third cluster included one isolate from parent flock and four isolates from broiler flocks, all from 2022.</w:t>
      </w:r>
    </w:p>
    <w:p w14:paraId="493AD4DB" w14:textId="4C4FE9EA" w:rsidR="002D62F6" w:rsidRPr="00A27C90" w:rsidRDefault="002D62F6" w:rsidP="004C7EDC">
      <w:pPr>
        <w:spacing w:line="360" w:lineRule="auto"/>
        <w:jc w:val="both"/>
        <w:rPr>
          <w:bCs/>
          <w:lang w:val="en-GB"/>
        </w:rPr>
      </w:pPr>
      <w:r w:rsidRPr="00A27C90">
        <w:rPr>
          <w:bCs/>
          <w:noProof/>
          <w:lang w:val="en-GB"/>
        </w:rPr>
        <w:drawing>
          <wp:inline distT="0" distB="0" distL="0" distR="0" wp14:anchorId="30CDA5A7" wp14:editId="45AB1728">
            <wp:extent cx="5114279" cy="6392849"/>
            <wp:effectExtent l="0" t="0" r="0" b="8255"/>
            <wp:docPr id="183715678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6785" name="Bilde 18371567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6494" cy="6395618"/>
                    </a:xfrm>
                    <a:prstGeom prst="rect">
                      <a:avLst/>
                    </a:prstGeom>
                  </pic:spPr>
                </pic:pic>
              </a:graphicData>
            </a:graphic>
          </wp:inline>
        </w:drawing>
      </w:r>
    </w:p>
    <w:p w14:paraId="27650D32" w14:textId="0D10F225" w:rsidR="006E0876" w:rsidRPr="00A27C90" w:rsidRDefault="002D62F6" w:rsidP="004C7EDC">
      <w:pPr>
        <w:spacing w:line="360" w:lineRule="auto"/>
        <w:jc w:val="both"/>
        <w:rPr>
          <w:bCs/>
          <w:lang w:val="en-GB"/>
        </w:rPr>
      </w:pPr>
      <w:r w:rsidRPr="00A27C90">
        <w:rPr>
          <w:bCs/>
          <w:lang w:val="en-GB"/>
        </w:rPr>
        <w:lastRenderedPageBreak/>
        <w:t xml:space="preserve">Figure X: </w:t>
      </w:r>
      <w:r w:rsidR="006E0876" w:rsidRPr="00A27C90">
        <w:rPr>
          <w:bCs/>
          <w:lang w:val="en-GB"/>
        </w:rPr>
        <w:t xml:space="preserve">Core genome SNP tree of </w:t>
      </w:r>
      <w:r w:rsidR="00E8629A" w:rsidRPr="00A27C90">
        <w:rPr>
          <w:bCs/>
          <w:lang w:val="en-GB"/>
        </w:rPr>
        <w:t>36</w:t>
      </w:r>
      <w:r w:rsidR="006E0876" w:rsidRPr="00A27C90">
        <w:rPr>
          <w:bCs/>
          <w:lang w:val="en-GB"/>
        </w:rPr>
        <w:t xml:space="preserve"> </w:t>
      </w:r>
      <w:r w:rsidR="006E0876" w:rsidRPr="00A27C90">
        <w:rPr>
          <w:bCs/>
          <w:i/>
          <w:iCs/>
          <w:lang w:val="en-GB"/>
        </w:rPr>
        <w:t xml:space="preserve">Escherichia coli </w:t>
      </w:r>
      <w:r w:rsidR="006E0876" w:rsidRPr="00A27C90">
        <w:rPr>
          <w:bCs/>
          <w:lang w:val="en-GB"/>
        </w:rPr>
        <w:t xml:space="preserve">multilocus sequence type </w:t>
      </w:r>
      <w:r w:rsidR="00E8629A" w:rsidRPr="00A27C90">
        <w:rPr>
          <w:bCs/>
          <w:lang w:val="en-GB"/>
        </w:rPr>
        <w:t>95</w:t>
      </w:r>
      <w:r w:rsidR="006E0876" w:rsidRPr="00A27C90">
        <w:rPr>
          <w:bCs/>
          <w:lang w:val="en-GB"/>
        </w:rPr>
        <w:t>, serotype O</w:t>
      </w:r>
      <w:r w:rsidR="00E8629A" w:rsidRPr="00A27C90">
        <w:rPr>
          <w:bCs/>
          <w:lang w:val="en-GB"/>
        </w:rPr>
        <w:t>2/O50</w:t>
      </w:r>
      <w:r w:rsidR="006E0876" w:rsidRPr="00A27C90">
        <w:rPr>
          <w:bCs/>
          <w:lang w:val="en-GB"/>
        </w:rPr>
        <w:t>:H</w:t>
      </w:r>
      <w:r w:rsidR="00E8629A" w:rsidRPr="00A27C90">
        <w:rPr>
          <w:bCs/>
          <w:lang w:val="en-GB"/>
        </w:rPr>
        <w:t>5</w:t>
      </w:r>
      <w:r w:rsidR="006E0876" w:rsidRPr="00A27C90">
        <w:rPr>
          <w:bCs/>
          <w:lang w:val="en-GB"/>
        </w:rPr>
        <w:t>. The isolates were collected from broilers (n=</w:t>
      </w:r>
      <w:r w:rsidR="00E8629A" w:rsidRPr="00A27C90">
        <w:rPr>
          <w:bCs/>
          <w:lang w:val="en-GB"/>
        </w:rPr>
        <w:t>28</w:t>
      </w:r>
      <w:r w:rsidR="006E0876" w:rsidRPr="00A27C90">
        <w:rPr>
          <w:bCs/>
          <w:lang w:val="en-GB"/>
        </w:rPr>
        <w:t>) and broiler parents (n=</w:t>
      </w:r>
      <w:r w:rsidR="00E8629A" w:rsidRPr="00A27C90">
        <w:rPr>
          <w:bCs/>
          <w:lang w:val="en-GB"/>
        </w:rPr>
        <w:t>8</w:t>
      </w:r>
      <w:r w:rsidR="006E0876" w:rsidRPr="00A27C90">
        <w:rPr>
          <w:bCs/>
          <w:lang w:val="en-GB"/>
        </w:rPr>
        <w:t>) in Norway from 20</w:t>
      </w:r>
      <w:r w:rsidR="00E8629A" w:rsidRPr="00A27C90">
        <w:rPr>
          <w:bCs/>
          <w:lang w:val="en-GB"/>
        </w:rPr>
        <w:t>19</w:t>
      </w:r>
      <w:r w:rsidR="006E0876" w:rsidRPr="00A27C90">
        <w:rPr>
          <w:bCs/>
          <w:lang w:val="en-GB"/>
        </w:rPr>
        <w:t xml:space="preserve"> to 20</w:t>
      </w:r>
      <w:r w:rsidR="00E8629A" w:rsidRPr="00A27C90">
        <w:rPr>
          <w:bCs/>
          <w:lang w:val="en-GB"/>
        </w:rPr>
        <w:t>25</w:t>
      </w:r>
      <w:r w:rsidR="006E0876" w:rsidRPr="00A27C90">
        <w:rPr>
          <w:bCs/>
          <w:lang w:val="en-GB"/>
        </w:rPr>
        <w:t xml:space="preserve">. Tip-points are coloured based on production type, while the label indicated year of collection. </w:t>
      </w:r>
      <w:r w:rsidR="00E8629A" w:rsidRPr="00A27C90">
        <w:rPr>
          <w:bCs/>
          <w:lang w:val="en-GB"/>
        </w:rPr>
        <w:t xml:space="preserve">Clusters and </w:t>
      </w:r>
      <w:r w:rsidR="006E0876" w:rsidRPr="00A27C90">
        <w:rPr>
          <w:bCs/>
          <w:lang w:val="en-GB"/>
        </w:rPr>
        <w:t>SNP-ranges are indicated for closely related isolates.</w:t>
      </w:r>
    </w:p>
    <w:p w14:paraId="78CD9D3B" w14:textId="17F658AC" w:rsidR="0053140F" w:rsidRPr="00A27C90" w:rsidRDefault="001F30F0" w:rsidP="004C7EDC">
      <w:pPr>
        <w:spacing w:line="360" w:lineRule="auto"/>
        <w:jc w:val="both"/>
        <w:rPr>
          <w:bCs/>
          <w:lang w:val="en-GB"/>
        </w:rPr>
      </w:pPr>
      <w:r w:rsidRPr="00A27C90">
        <w:rPr>
          <w:bCs/>
          <w:lang w:val="en-GB"/>
        </w:rPr>
        <w:t>ST131-O25:H4: Isolates were detected from 2019-2025 and originated from 17 submissions from broiler flocks and 15 submissions from parent flocks. Overall</w:t>
      </w:r>
      <w:ins w:id="338" w:author="Sekse, Camilla" w:date="2026-07-28T11:51:00Z" w16du:dateUtc="2026-07-28T09:51:00Z">
        <w:r w:rsidR="00553905">
          <w:rPr>
            <w:bCs/>
            <w:lang w:val="en-GB"/>
          </w:rPr>
          <w:t>,</w:t>
        </w:r>
      </w:ins>
      <w:r w:rsidRPr="00A27C90">
        <w:rPr>
          <w:bCs/>
          <w:lang w:val="en-GB"/>
        </w:rPr>
        <w:t xml:space="preserve"> </w:t>
      </w:r>
      <w:r w:rsidR="00F60895" w:rsidRPr="00A27C90">
        <w:rPr>
          <w:bCs/>
          <w:lang w:val="en-GB"/>
        </w:rPr>
        <w:t xml:space="preserve">up to 320 SNP differences. </w:t>
      </w:r>
      <w:commentRangeStart w:id="339"/>
      <w:commentRangeStart w:id="340"/>
      <w:commentRangeStart w:id="341"/>
      <w:r w:rsidR="00F60895" w:rsidRPr="00A27C90">
        <w:rPr>
          <w:bCs/>
          <w:lang w:val="en-GB"/>
        </w:rPr>
        <w:t xml:space="preserve">Two distinct clades? </w:t>
      </w:r>
      <w:commentRangeEnd w:id="339"/>
      <w:r w:rsidR="00EF60F2" w:rsidRPr="00A27C90">
        <w:rPr>
          <w:rStyle w:val="Merknadsreferanse"/>
          <w:bCs/>
          <w:sz w:val="20"/>
          <w:szCs w:val="22"/>
          <w:lang w:val="en-GB"/>
        </w:rPr>
        <w:commentReference w:id="339"/>
      </w:r>
      <w:commentRangeEnd w:id="340"/>
      <w:r w:rsidR="00B51036" w:rsidRPr="00A27C90">
        <w:rPr>
          <w:rStyle w:val="Merknadsreferanse"/>
          <w:bCs/>
          <w:sz w:val="20"/>
          <w:szCs w:val="22"/>
          <w:lang w:val="en-GB"/>
        </w:rPr>
        <w:commentReference w:id="340"/>
      </w:r>
      <w:commentRangeEnd w:id="341"/>
      <w:r w:rsidR="00B51036" w:rsidRPr="00A27C90">
        <w:rPr>
          <w:rStyle w:val="Merknadsreferanse"/>
          <w:bCs/>
          <w:sz w:val="20"/>
          <w:szCs w:val="22"/>
          <w:lang w:val="en-GB"/>
        </w:rPr>
        <w:commentReference w:id="341"/>
      </w:r>
      <w:r w:rsidR="00F60895" w:rsidRPr="00A27C90">
        <w:rPr>
          <w:bCs/>
          <w:lang w:val="en-GB"/>
        </w:rPr>
        <w:t>Bottom clade dominated by isolates from parent flocks, while the top clade include</w:t>
      </w:r>
      <w:ins w:id="342" w:author="Sekse, Camilla" w:date="2026-07-28T11:51:00Z" w16du:dateUtc="2026-07-28T09:51:00Z">
        <w:r w:rsidR="00553905">
          <w:rPr>
            <w:bCs/>
            <w:lang w:val="en-GB"/>
          </w:rPr>
          <w:t>s</w:t>
        </w:r>
      </w:ins>
      <w:r w:rsidR="00F60895" w:rsidRPr="00A27C90">
        <w:rPr>
          <w:bCs/>
          <w:lang w:val="en-GB"/>
        </w:rPr>
        <w:t xml:space="preserve"> more broiler isolates. </w:t>
      </w:r>
      <w:r w:rsidR="00C46E8C" w:rsidRPr="00A27C90">
        <w:rPr>
          <w:bCs/>
          <w:lang w:val="en-GB"/>
        </w:rPr>
        <w:t>T</w:t>
      </w:r>
      <w:r w:rsidR="007C0EE9" w:rsidRPr="00A27C90">
        <w:rPr>
          <w:bCs/>
          <w:lang w:val="en-GB"/>
        </w:rPr>
        <w:t>hree</w:t>
      </w:r>
      <w:r w:rsidR="00C46E8C" w:rsidRPr="00A27C90">
        <w:rPr>
          <w:bCs/>
          <w:lang w:val="en-GB"/>
        </w:rPr>
        <w:t xml:space="preserve"> clusters with isolates from both parent- and broiler flocks (Figure Y). </w:t>
      </w:r>
    </w:p>
    <w:p w14:paraId="435F159E" w14:textId="616B9A28" w:rsidR="002D62F6" w:rsidRPr="00A27C90" w:rsidRDefault="002D62F6" w:rsidP="004C7EDC">
      <w:pPr>
        <w:spacing w:line="360" w:lineRule="auto"/>
        <w:jc w:val="both"/>
        <w:rPr>
          <w:bCs/>
          <w:lang w:val="en-GB"/>
        </w:rPr>
      </w:pPr>
      <w:r w:rsidRPr="00A27C90">
        <w:rPr>
          <w:bCs/>
          <w:noProof/>
          <w:lang w:val="en-GB"/>
        </w:rPr>
        <w:drawing>
          <wp:inline distT="0" distB="0" distL="0" distR="0" wp14:anchorId="7805E1AB" wp14:editId="31708BAC">
            <wp:extent cx="5279666" cy="6599583"/>
            <wp:effectExtent l="0" t="0" r="0" b="0"/>
            <wp:docPr id="461278650"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8650" name="Bilde 4612786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4207" cy="6605260"/>
                    </a:xfrm>
                    <a:prstGeom prst="rect">
                      <a:avLst/>
                    </a:prstGeom>
                  </pic:spPr>
                </pic:pic>
              </a:graphicData>
            </a:graphic>
          </wp:inline>
        </w:drawing>
      </w:r>
    </w:p>
    <w:p w14:paraId="3D6C6A75" w14:textId="5A6C3A66" w:rsidR="002D62F6" w:rsidRPr="00A27C90" w:rsidRDefault="002D62F6" w:rsidP="004C7EDC">
      <w:pPr>
        <w:spacing w:line="360" w:lineRule="auto"/>
        <w:jc w:val="both"/>
        <w:rPr>
          <w:bCs/>
          <w:lang w:val="en-GB"/>
        </w:rPr>
      </w:pPr>
      <w:r w:rsidRPr="00A27C90">
        <w:rPr>
          <w:bCs/>
          <w:lang w:val="en-GB"/>
        </w:rPr>
        <w:lastRenderedPageBreak/>
        <w:t xml:space="preserve">Figure Y: </w:t>
      </w:r>
      <w:r w:rsidR="00E8629A" w:rsidRPr="00A27C90">
        <w:rPr>
          <w:bCs/>
          <w:lang w:val="en-GB"/>
        </w:rPr>
        <w:t xml:space="preserve">Core genome SNP tree of </w:t>
      </w:r>
      <w:r w:rsidR="00AC55D2" w:rsidRPr="00A27C90">
        <w:rPr>
          <w:bCs/>
          <w:lang w:val="en-GB"/>
        </w:rPr>
        <w:t>4</w:t>
      </w:r>
      <w:r w:rsidR="00E8629A" w:rsidRPr="00A27C90">
        <w:rPr>
          <w:bCs/>
          <w:lang w:val="en-GB"/>
        </w:rPr>
        <w:t xml:space="preserve">6 </w:t>
      </w:r>
      <w:r w:rsidR="00E8629A" w:rsidRPr="00A27C90">
        <w:rPr>
          <w:bCs/>
          <w:i/>
          <w:iCs/>
          <w:lang w:val="en-GB"/>
        </w:rPr>
        <w:t xml:space="preserve">Escherichia coli </w:t>
      </w:r>
      <w:r w:rsidR="00E8629A" w:rsidRPr="00A27C90">
        <w:rPr>
          <w:bCs/>
          <w:lang w:val="en-GB"/>
        </w:rPr>
        <w:t xml:space="preserve">multilocus sequence type </w:t>
      </w:r>
      <w:r w:rsidR="00AC55D2" w:rsidRPr="00A27C90">
        <w:rPr>
          <w:bCs/>
          <w:lang w:val="en-GB"/>
        </w:rPr>
        <w:t>131</w:t>
      </w:r>
      <w:r w:rsidR="00E8629A" w:rsidRPr="00A27C90">
        <w:rPr>
          <w:bCs/>
          <w:lang w:val="en-GB"/>
        </w:rPr>
        <w:t>, serotype O2/O50:H5. The isolates were collected from broilers (n=2</w:t>
      </w:r>
      <w:r w:rsidR="004D3CBB" w:rsidRPr="00A27C90">
        <w:rPr>
          <w:bCs/>
          <w:lang w:val="en-GB"/>
        </w:rPr>
        <w:t>5</w:t>
      </w:r>
      <w:r w:rsidR="00E8629A" w:rsidRPr="00A27C90">
        <w:rPr>
          <w:bCs/>
          <w:lang w:val="en-GB"/>
        </w:rPr>
        <w:t>) and broiler parents (n=</w:t>
      </w:r>
      <w:r w:rsidR="004D3CBB" w:rsidRPr="00A27C90">
        <w:rPr>
          <w:bCs/>
          <w:lang w:val="en-GB"/>
        </w:rPr>
        <w:t>21</w:t>
      </w:r>
      <w:r w:rsidR="00E8629A" w:rsidRPr="00A27C90">
        <w:rPr>
          <w:bCs/>
          <w:lang w:val="en-GB"/>
        </w:rPr>
        <w:t>) in Norway from 2019 to 2025. Tip-points are coloured based on production type, while the label indicated year of collection. Clusters and SNP-ranges are indicated for closely related isolates.</w:t>
      </w:r>
    </w:p>
    <w:p w14:paraId="7AC6660A" w14:textId="6F231EDA" w:rsidR="00316503" w:rsidRPr="00146288" w:rsidRDefault="00146288" w:rsidP="004C7EDC">
      <w:pPr>
        <w:spacing w:line="360" w:lineRule="auto"/>
        <w:jc w:val="both"/>
        <w:rPr>
          <w:b/>
          <w:lang w:val="en-US"/>
        </w:rPr>
      </w:pPr>
      <w:r w:rsidRPr="00146288">
        <w:rPr>
          <w:b/>
          <w:lang w:val="en-US"/>
        </w:rPr>
        <w:t>Dis</w:t>
      </w:r>
      <w:r>
        <w:rPr>
          <w:b/>
          <w:lang w:val="en-US"/>
        </w:rPr>
        <w:t>cussion</w:t>
      </w:r>
    </w:p>
    <w:p w14:paraId="4A45A8D4" w14:textId="0EF5867D" w:rsidR="00BF328B" w:rsidRPr="00146288" w:rsidRDefault="00BF328B" w:rsidP="004C7EDC">
      <w:pPr>
        <w:spacing w:line="360" w:lineRule="auto"/>
        <w:jc w:val="both"/>
        <w:rPr>
          <w:bCs/>
          <w:u w:val="single"/>
          <w:lang w:val="en-US"/>
        </w:rPr>
      </w:pPr>
      <w:r w:rsidRPr="00146288">
        <w:rPr>
          <w:bCs/>
          <w:u w:val="single"/>
          <w:lang w:val="en-US"/>
        </w:rPr>
        <w:t>Main findings</w:t>
      </w:r>
    </w:p>
    <w:p w14:paraId="7FD6E6B5" w14:textId="6AEB30A6" w:rsidR="006E0C46" w:rsidRPr="00146288" w:rsidRDefault="00146288" w:rsidP="004C7EDC">
      <w:pPr>
        <w:spacing w:line="360" w:lineRule="auto"/>
        <w:jc w:val="both"/>
        <w:rPr>
          <w:bCs/>
          <w:lang w:val="en-US"/>
        </w:rPr>
      </w:pPr>
      <w:r w:rsidRPr="00146288">
        <w:rPr>
          <w:bCs/>
          <w:lang w:val="en-US"/>
        </w:rPr>
        <w:t xml:space="preserve">This study provides </w:t>
      </w:r>
      <w:r>
        <w:rPr>
          <w:bCs/>
          <w:lang w:val="en-US"/>
        </w:rPr>
        <w:t xml:space="preserve">the first longitudinal genomic characterization of APEC associated with colibacillosis in Norwegian broiler and breeder production over an </w:t>
      </w:r>
      <w:r w:rsidR="00394311">
        <w:rPr>
          <w:bCs/>
          <w:lang w:val="en-US"/>
        </w:rPr>
        <w:t>eight-year</w:t>
      </w:r>
      <w:r>
        <w:rPr>
          <w:bCs/>
          <w:lang w:val="en-US"/>
        </w:rPr>
        <w:t xml:space="preserve"> period. </w:t>
      </w:r>
      <w:del w:id="343" w:author="Sekse, Camilla" w:date="2026-07-30T10:28:00Z" w16du:dateUtc="2026-07-30T08:28:00Z">
        <w:r w:rsidDel="005C7F5A">
          <w:rPr>
            <w:bCs/>
            <w:lang w:val="en-US"/>
          </w:rPr>
          <w:delText xml:space="preserve">The results revealed a highly diverse APEC population comprising numerous sequence types, serotypes and virulence profiles. </w:delText>
        </w:r>
      </w:del>
      <w:r>
        <w:rPr>
          <w:bCs/>
          <w:lang w:val="en-US"/>
        </w:rPr>
        <w:t xml:space="preserve">Despite </w:t>
      </w:r>
      <w:del w:id="344" w:author="Sekse, Camilla" w:date="2026-07-30T10:28:00Z" w16du:dateUtc="2026-07-30T08:28:00Z">
        <w:r w:rsidDel="005C7F5A">
          <w:rPr>
            <w:bCs/>
            <w:lang w:val="en-US"/>
          </w:rPr>
          <w:delText xml:space="preserve">this </w:delText>
        </w:r>
      </w:del>
      <w:ins w:id="345" w:author="Sekse, Camilla" w:date="2026-07-30T10:28:00Z" w16du:dateUtc="2026-07-30T08:28:00Z">
        <w:r w:rsidR="005C7F5A">
          <w:rPr>
            <w:bCs/>
            <w:lang w:val="en-US"/>
          </w:rPr>
          <w:t>substantial genomic</w:t>
        </w:r>
        <w:r w:rsidR="005C7F5A">
          <w:rPr>
            <w:bCs/>
            <w:lang w:val="en-US"/>
          </w:rPr>
          <w:t xml:space="preserve"> </w:t>
        </w:r>
      </w:ins>
      <w:r>
        <w:rPr>
          <w:bCs/>
          <w:lang w:val="en-US"/>
        </w:rPr>
        <w:t xml:space="preserve">diversity, a limited number of APEC variants accounted for a </w:t>
      </w:r>
      <w:del w:id="346" w:author="Sekse, Camilla" w:date="2026-07-30T10:29:00Z" w16du:dateUtc="2026-07-30T08:29:00Z">
        <w:r w:rsidDel="005C7F5A">
          <w:rPr>
            <w:bCs/>
            <w:lang w:val="en-US"/>
          </w:rPr>
          <w:delText xml:space="preserve">substantial </w:delText>
        </w:r>
      </w:del>
      <w:ins w:id="347" w:author="Sekse, Camilla" w:date="2026-07-30T10:29:00Z" w16du:dateUtc="2026-07-30T08:29:00Z">
        <w:r w:rsidR="005C7F5A">
          <w:rPr>
            <w:bCs/>
            <w:lang w:val="en-US"/>
          </w:rPr>
          <w:t xml:space="preserve">large </w:t>
        </w:r>
      </w:ins>
      <w:r>
        <w:rPr>
          <w:bCs/>
          <w:lang w:val="en-US"/>
        </w:rPr>
        <w:t xml:space="preserve">proportion of submissions, suggesting </w:t>
      </w:r>
      <w:r w:rsidR="00794EAD">
        <w:rPr>
          <w:bCs/>
          <w:lang w:val="en-US"/>
        </w:rPr>
        <w:t xml:space="preserve">that certain variants are particularly successful within the Norwegian poultry production system. Furthermore, genomic analyses identified closely related isolates from both breeder and broiler flocks, supporting the hypothesis that some lineages may disseminate through the production pyramid. Finally, the overall occurrence of AMR genes was low, consistent with the generally low antimicrobial usage in Norwegian poultry production. Collectively, these findings </w:t>
      </w:r>
      <w:r w:rsidR="00E570AE">
        <w:rPr>
          <w:bCs/>
          <w:lang w:val="en-US"/>
        </w:rPr>
        <w:t>highlight the complex epidemiology of</w:t>
      </w:r>
      <w:r w:rsidR="00394311">
        <w:rPr>
          <w:bCs/>
          <w:lang w:val="en-US"/>
        </w:rPr>
        <w:t xml:space="preserve"> APEC</w:t>
      </w:r>
      <w:r w:rsidR="00E570AE">
        <w:rPr>
          <w:bCs/>
          <w:lang w:val="en-US"/>
        </w:rPr>
        <w:t xml:space="preserve"> in Norwegian broiler production and suggest that</w:t>
      </w:r>
      <w:r w:rsidR="000A27D5">
        <w:rPr>
          <w:bCs/>
          <w:lang w:val="en-US"/>
        </w:rPr>
        <w:t xml:space="preserve"> a limited number of </w:t>
      </w:r>
      <w:r w:rsidR="00394311">
        <w:rPr>
          <w:bCs/>
          <w:lang w:val="en-US"/>
        </w:rPr>
        <w:t xml:space="preserve">successful APEC variants </w:t>
      </w:r>
      <w:r w:rsidR="00E570AE">
        <w:rPr>
          <w:bCs/>
          <w:lang w:val="en-US"/>
        </w:rPr>
        <w:t>contribute to disproportionately to the burden of colibacillosis</w:t>
      </w:r>
      <w:r w:rsidR="000A27D5">
        <w:rPr>
          <w:bCs/>
          <w:lang w:val="en-US"/>
        </w:rPr>
        <w:t>.</w:t>
      </w:r>
    </w:p>
    <w:p w14:paraId="1CD1FCE7" w14:textId="0FE70004" w:rsidR="00BF328B" w:rsidRDefault="00BF328B" w:rsidP="004C7EDC">
      <w:pPr>
        <w:spacing w:line="360" w:lineRule="auto"/>
        <w:jc w:val="both"/>
        <w:rPr>
          <w:bCs/>
          <w:u w:val="single"/>
          <w:lang w:val="en-US"/>
        </w:rPr>
      </w:pPr>
      <w:r>
        <w:rPr>
          <w:bCs/>
          <w:u w:val="single"/>
          <w:lang w:val="en-US"/>
        </w:rPr>
        <w:t>Population structure of APEC in Norwegian poultry</w:t>
      </w:r>
    </w:p>
    <w:p w14:paraId="155371EA" w14:textId="2EC75652" w:rsidR="002B1068" w:rsidRDefault="00E570AE" w:rsidP="006E0C46">
      <w:pPr>
        <w:spacing w:line="360" w:lineRule="auto"/>
        <w:jc w:val="both"/>
        <w:rPr>
          <w:lang w:val="en-GB"/>
        </w:rPr>
      </w:pPr>
      <w:r>
        <w:rPr>
          <w:lang w:val="en-GB"/>
        </w:rPr>
        <w:t xml:space="preserve">Despite the </w:t>
      </w:r>
      <w:r w:rsidR="007356F4">
        <w:rPr>
          <w:lang w:val="en-GB"/>
        </w:rPr>
        <w:t xml:space="preserve">considerable diversity observed among APEC </w:t>
      </w:r>
      <w:r w:rsidR="00B03419">
        <w:rPr>
          <w:lang w:val="en-GB"/>
        </w:rPr>
        <w:t>isolates</w:t>
      </w:r>
      <w:r w:rsidR="007356F4">
        <w:rPr>
          <w:lang w:val="en-GB"/>
        </w:rPr>
        <w:t xml:space="preserve"> included in this study, a limited number of APEC variants accounted for a substantial proportion of submissions. </w:t>
      </w:r>
      <w:r w:rsidR="00B03419">
        <w:rPr>
          <w:lang w:val="en-GB"/>
        </w:rPr>
        <w:t xml:space="preserve">In total, 88 different STs and a broad range of serotypes and virulence profiles were identified, highlighting the heterogenous nature of APEC and supporting previous </w:t>
      </w:r>
      <w:r w:rsidR="00DE2CC5">
        <w:rPr>
          <w:lang w:val="en-GB"/>
        </w:rPr>
        <w:t xml:space="preserve">studies that colibacillosis can be associated with </w:t>
      </w:r>
      <w:r w:rsidR="004544C6">
        <w:rPr>
          <w:lang w:val="en-GB"/>
        </w:rPr>
        <w:t xml:space="preserve">a </w:t>
      </w:r>
      <w:r w:rsidR="00DE2CC5">
        <w:rPr>
          <w:lang w:val="en-GB"/>
        </w:rPr>
        <w:t xml:space="preserve">genetically diverse </w:t>
      </w:r>
      <w:r w:rsidR="00DE2CC5">
        <w:rPr>
          <w:i/>
          <w:iCs/>
          <w:lang w:val="en-GB"/>
        </w:rPr>
        <w:t xml:space="preserve">E. coli </w:t>
      </w:r>
      <w:r w:rsidR="00DE2CC5">
        <w:rPr>
          <w:lang w:val="en-GB"/>
        </w:rPr>
        <w:t>population (</w:t>
      </w:r>
      <w:r w:rsidR="00DE2CC5" w:rsidRPr="00DE2CC5">
        <w:rPr>
          <w:highlight w:val="yellow"/>
          <w:lang w:val="en-GB"/>
        </w:rPr>
        <w:t>ref</w:t>
      </w:r>
      <w:r w:rsidR="00DE2CC5">
        <w:rPr>
          <w:lang w:val="en-GB"/>
        </w:rPr>
        <w:t>). However, w</w:t>
      </w:r>
      <w:r w:rsidR="007356F4">
        <w:rPr>
          <w:lang w:val="en-GB"/>
        </w:rPr>
        <w:t>hen combining ST</w:t>
      </w:r>
      <w:del w:id="348" w:author="Sekse, Camilla" w:date="2026-07-30T10:37:00Z" w16du:dateUtc="2026-07-30T08:37:00Z">
        <w:r w:rsidR="007356F4" w:rsidDel="00D97FEF">
          <w:rPr>
            <w:lang w:val="en-GB"/>
          </w:rPr>
          <w:delText>,</w:delText>
        </w:r>
      </w:del>
      <w:ins w:id="349" w:author="Sekse, Camilla" w:date="2026-07-30T10:37:00Z" w16du:dateUtc="2026-07-30T08:37:00Z">
        <w:r w:rsidR="00D97FEF">
          <w:rPr>
            <w:lang w:val="en-GB"/>
          </w:rPr>
          <w:t xml:space="preserve"> and</w:t>
        </w:r>
      </w:ins>
      <w:r w:rsidR="007356F4">
        <w:rPr>
          <w:lang w:val="en-GB"/>
        </w:rPr>
        <w:t xml:space="preserve"> serotype</w:t>
      </w:r>
      <w:del w:id="350" w:author="Sekse, Camilla" w:date="2026-07-30T10:37:00Z" w16du:dateUtc="2026-07-30T08:37:00Z">
        <w:r w:rsidR="007356F4" w:rsidDel="00D97FEF">
          <w:rPr>
            <w:lang w:val="en-GB"/>
          </w:rPr>
          <w:delText xml:space="preserve"> and </w:delText>
        </w:r>
        <w:r w:rsidR="00DE2CC5" w:rsidDel="00D97FEF">
          <w:rPr>
            <w:lang w:val="en-GB"/>
          </w:rPr>
          <w:delText xml:space="preserve">selected </w:delText>
        </w:r>
        <w:r w:rsidR="007356F4" w:rsidDel="00D97FEF">
          <w:rPr>
            <w:lang w:val="en-GB"/>
          </w:rPr>
          <w:delText>VAG</w:delText>
        </w:r>
        <w:r w:rsidR="00DE2CC5" w:rsidDel="00D97FEF">
          <w:rPr>
            <w:lang w:val="en-GB"/>
          </w:rPr>
          <w:delText>s</w:delText>
        </w:r>
      </w:del>
      <w:r w:rsidR="00954F7F">
        <w:rPr>
          <w:lang w:val="en-GB"/>
        </w:rPr>
        <w:t>, a</w:t>
      </w:r>
      <w:r w:rsidR="00DE2CC5">
        <w:rPr>
          <w:lang w:val="en-GB"/>
        </w:rPr>
        <w:t xml:space="preserve"> </w:t>
      </w:r>
      <w:r w:rsidR="00954F7F">
        <w:rPr>
          <w:lang w:val="en-GB"/>
        </w:rPr>
        <w:t>relatively</w:t>
      </w:r>
      <w:r w:rsidR="00DE2CC5">
        <w:rPr>
          <w:lang w:val="en-GB"/>
        </w:rPr>
        <w:t xml:space="preserve"> small number of APEC variants dominated the dataset. In particular,</w:t>
      </w:r>
      <w:r w:rsidR="007356F4">
        <w:rPr>
          <w:lang w:val="en-GB"/>
        </w:rPr>
        <w:t xml:space="preserve"> ST23-O78:H4 was by far the most frequently observed APEC variant, followed by ST429-O2/O50:H1</w:t>
      </w:r>
      <w:r w:rsidR="00DE2CC5">
        <w:rPr>
          <w:lang w:val="en-GB"/>
        </w:rPr>
        <w:t>, while</w:t>
      </w:r>
      <w:r w:rsidR="00B03419">
        <w:rPr>
          <w:lang w:val="en-GB"/>
        </w:rPr>
        <w:t xml:space="preserve"> other variants</w:t>
      </w:r>
      <w:r w:rsidR="00DE2CC5">
        <w:rPr>
          <w:lang w:val="en-GB"/>
        </w:rPr>
        <w:t xml:space="preserve"> such as </w:t>
      </w:r>
      <w:del w:id="351" w:author="Sekse, Camilla" w:date="2026-07-30T10:35:00Z" w16du:dateUtc="2026-07-30T08:35:00Z">
        <w:r w:rsidR="00DE2CC5" w:rsidDel="00C43D35">
          <w:rPr>
            <w:lang w:val="en-GB"/>
          </w:rPr>
          <w:delText>and other</w:delText>
        </w:r>
        <w:r w:rsidR="00954F7F" w:rsidDel="00C43D35">
          <w:rPr>
            <w:lang w:val="en-GB"/>
          </w:rPr>
          <w:delText xml:space="preserve"> </w:delText>
        </w:r>
      </w:del>
      <w:r w:rsidR="00B03419">
        <w:rPr>
          <w:lang w:val="en-GB"/>
        </w:rPr>
        <w:t>ST117-O24:H4, ST95-O2/O50:H5 and ST131-O25:H4 were also regularly detected.</w:t>
      </w:r>
      <w:r w:rsidR="00DE2CC5">
        <w:rPr>
          <w:lang w:val="en-GB"/>
        </w:rPr>
        <w:t xml:space="preserve"> </w:t>
      </w:r>
    </w:p>
    <w:p w14:paraId="6DA5B21D" w14:textId="58B01FF2" w:rsidR="006E0C46" w:rsidRDefault="00DE2CC5" w:rsidP="006E0C46">
      <w:pPr>
        <w:spacing w:line="360" w:lineRule="auto"/>
        <w:jc w:val="both"/>
        <w:rPr>
          <w:lang w:val="en-GB"/>
        </w:rPr>
      </w:pPr>
      <w:r>
        <w:rPr>
          <w:lang w:val="en-GB"/>
        </w:rPr>
        <w:t>The predominance of ST23-O78:H4 has been described in a previous publication (ref Inger), w</w:t>
      </w:r>
      <w:ins w:id="352" w:author="Sekse, Camilla" w:date="2026-07-30T10:36:00Z" w16du:dateUtc="2026-07-30T08:36:00Z">
        <w:r w:rsidR="00C43D35">
          <w:rPr>
            <w:lang w:val="en-GB"/>
          </w:rPr>
          <w:t>h</w:t>
        </w:r>
      </w:ins>
      <w:r>
        <w:rPr>
          <w:lang w:val="en-GB"/>
        </w:rPr>
        <w:t xml:space="preserve">ere </w:t>
      </w:r>
      <w:r w:rsidR="00B474FC">
        <w:rPr>
          <w:lang w:val="en-GB"/>
        </w:rPr>
        <w:t>ST23, ST429</w:t>
      </w:r>
      <w:r w:rsidR="006E0C46" w:rsidRPr="00A27C90">
        <w:rPr>
          <w:lang w:val="en-GB"/>
        </w:rPr>
        <w:t xml:space="preserve"> and ST95 </w:t>
      </w:r>
      <w:r w:rsidR="00B474FC">
        <w:rPr>
          <w:lang w:val="en-GB"/>
        </w:rPr>
        <w:t>were identified among the most common causes of colibacillosis in the years 2018-2021 (ref Inger). Similar observations have been reported from other Nordic countries (ref). In</w:t>
      </w:r>
      <w:r w:rsidR="002B1068">
        <w:rPr>
          <w:lang w:val="en-GB"/>
        </w:rPr>
        <w:t xml:space="preserve"> </w:t>
      </w:r>
      <w:r w:rsidR="006E0C46" w:rsidRPr="00A27C90">
        <w:rPr>
          <w:lang w:val="en-GB"/>
        </w:rPr>
        <w:t>Finland</w:t>
      </w:r>
      <w:r w:rsidR="00B474FC">
        <w:rPr>
          <w:lang w:val="en-GB"/>
        </w:rPr>
        <w:t>, both ST23 and ST117 have been associated with large colibacillosis outbreaks affecting multiple flocks</w:t>
      </w:r>
      <w:r w:rsidR="006E0C46" w:rsidRPr="00A27C90">
        <w:rPr>
          <w:lang w:val="en-GB"/>
        </w:rPr>
        <w:t xml:space="preserve"> (</w:t>
      </w:r>
      <w:commentRangeStart w:id="353"/>
      <w:r w:rsidR="006E0C46" w:rsidRPr="00A27C90">
        <w:rPr>
          <w:lang w:val="en-GB"/>
        </w:rPr>
        <w:t>ref</w:t>
      </w:r>
      <w:commentRangeEnd w:id="353"/>
      <w:r w:rsidR="006E0C46" w:rsidRPr="00A27C90">
        <w:rPr>
          <w:rStyle w:val="Merknadsreferanse"/>
          <w:sz w:val="20"/>
          <w:szCs w:val="22"/>
          <w:lang w:val="en-GB"/>
        </w:rPr>
        <w:commentReference w:id="353"/>
      </w:r>
      <w:r w:rsidR="006E0C46" w:rsidRPr="00A27C90">
        <w:rPr>
          <w:lang w:val="en-GB"/>
        </w:rPr>
        <w:t xml:space="preserve">), </w:t>
      </w:r>
      <w:r w:rsidR="00B474FC">
        <w:rPr>
          <w:lang w:val="en-GB"/>
        </w:rPr>
        <w:t xml:space="preserve">while </w:t>
      </w:r>
      <w:r w:rsidR="006E0C46" w:rsidRPr="00A27C90">
        <w:rPr>
          <w:lang w:val="en-GB"/>
        </w:rPr>
        <w:t>ST117</w:t>
      </w:r>
      <w:r w:rsidR="00B474FC">
        <w:rPr>
          <w:lang w:val="en-GB"/>
        </w:rPr>
        <w:t>-</w:t>
      </w:r>
      <w:r w:rsidR="006E0C46" w:rsidRPr="00A27C90">
        <w:rPr>
          <w:lang w:val="en-GB"/>
        </w:rPr>
        <w:t xml:space="preserve">O78:H4 was identified as </w:t>
      </w:r>
      <w:r w:rsidR="00B474FC">
        <w:rPr>
          <w:lang w:val="en-GB"/>
        </w:rPr>
        <w:t>a</w:t>
      </w:r>
      <w:r w:rsidR="006E0C46" w:rsidRPr="00A27C90">
        <w:rPr>
          <w:lang w:val="en-GB"/>
        </w:rPr>
        <w:t xml:space="preserve"> major </w:t>
      </w:r>
      <w:r w:rsidR="00B474FC">
        <w:rPr>
          <w:lang w:val="en-GB"/>
        </w:rPr>
        <w:t xml:space="preserve">disease-associated </w:t>
      </w:r>
      <w:r w:rsidR="006E0C46" w:rsidRPr="00A27C90">
        <w:rPr>
          <w:lang w:val="en-GB"/>
        </w:rPr>
        <w:t xml:space="preserve">lineage in broilers and </w:t>
      </w:r>
      <w:r w:rsidR="00B474FC">
        <w:rPr>
          <w:lang w:val="en-GB"/>
        </w:rPr>
        <w:t>breeder flocks</w:t>
      </w:r>
      <w:r w:rsidR="002B1068">
        <w:rPr>
          <w:lang w:val="en-GB"/>
        </w:rPr>
        <w:t xml:space="preserve"> across several</w:t>
      </w:r>
      <w:r w:rsidR="006E0C46" w:rsidRPr="00A27C90">
        <w:rPr>
          <w:lang w:val="en-GB"/>
        </w:rPr>
        <w:t xml:space="preserve"> Nordic countries </w:t>
      </w:r>
      <w:r w:rsidR="002B1068">
        <w:rPr>
          <w:lang w:val="en-GB"/>
        </w:rPr>
        <w:t xml:space="preserve">during </w:t>
      </w:r>
      <w:r w:rsidR="006E0C46" w:rsidRPr="00A27C90">
        <w:rPr>
          <w:lang w:val="en-GB"/>
        </w:rPr>
        <w:t>2014-2016 (</w:t>
      </w:r>
      <w:commentRangeStart w:id="354"/>
      <w:r w:rsidR="006E0C46" w:rsidRPr="00A27C90">
        <w:rPr>
          <w:lang w:val="en-GB"/>
        </w:rPr>
        <w:t>ref</w:t>
      </w:r>
      <w:commentRangeEnd w:id="354"/>
      <w:r w:rsidR="006E0C46" w:rsidRPr="00A27C90">
        <w:rPr>
          <w:rStyle w:val="Merknadsreferanse"/>
          <w:sz w:val="20"/>
          <w:szCs w:val="22"/>
          <w:lang w:val="en-GB"/>
        </w:rPr>
        <w:commentReference w:id="354"/>
      </w:r>
      <w:r w:rsidR="006E0C46" w:rsidRPr="00A27C90">
        <w:rPr>
          <w:lang w:val="en-GB"/>
        </w:rPr>
        <w:t>).</w:t>
      </w:r>
      <w:ins w:id="355" w:author="Mo, Solveig Sølverød" w:date="2026-07-27T15:00:00Z" w16du:dateUtc="2026-07-27T13:00:00Z">
        <w:r w:rsidR="006E0C46" w:rsidRPr="00A27C90">
          <w:rPr>
            <w:lang w:val="en-GB"/>
          </w:rPr>
          <w:t xml:space="preserve"> </w:t>
        </w:r>
      </w:ins>
      <w:ins w:id="356" w:author="Sekse, Camilla" w:date="2026-07-30T10:32:00Z" w16du:dateUtc="2026-07-30T08:32:00Z">
        <w:r w:rsidR="00C43D35">
          <w:rPr>
            <w:lang w:val="en-GB"/>
          </w:rPr>
          <w:t>Together, these studies suggest that, despite substantial genetic diversity, a limited number of APEC variants</w:t>
        </w:r>
      </w:ins>
      <w:ins w:id="357" w:author="Sekse, Camilla" w:date="2026-07-30T10:33:00Z" w16du:dateUtc="2026-07-30T08:33:00Z">
        <w:r w:rsidR="00C43D35">
          <w:rPr>
            <w:lang w:val="en-GB"/>
          </w:rPr>
          <w:t xml:space="preserve"> are repeatedly associated with disease in Nordic poultry production systems.</w:t>
        </w:r>
      </w:ins>
    </w:p>
    <w:p w14:paraId="4DFDC1A1" w14:textId="054B1D55" w:rsidR="002B1068" w:rsidDel="005C7F5A" w:rsidRDefault="002B1068" w:rsidP="006E0C46">
      <w:pPr>
        <w:spacing w:line="360" w:lineRule="auto"/>
        <w:jc w:val="both"/>
        <w:rPr>
          <w:moveFrom w:id="358" w:author="Sekse, Camilla" w:date="2026-07-30T10:31:00Z" w16du:dateUtc="2026-07-30T08:31:00Z"/>
          <w:lang w:val="en-GB"/>
        </w:rPr>
      </w:pPr>
      <w:moveFromRangeStart w:id="359" w:author="Sekse, Camilla" w:date="2026-07-30T10:31:00Z" w:name="move236299926"/>
      <w:moveFrom w:id="360" w:author="Sekse, Camilla" w:date="2026-07-30T10:31:00Z" w16du:dateUtc="2026-07-30T08:31:00Z">
        <w:r w:rsidDel="005C7F5A">
          <w:rPr>
            <w:lang w:val="en-GB"/>
          </w:rPr>
          <w:t xml:space="preserve">Interestingly, the two most frequently detected APEC variants, ST23-O78:H4 and ST429-O2/O50:H1, shared an identical virulence profile consisting of </w:t>
        </w:r>
        <w:r w:rsidR="0038002E" w:rsidRPr="00A27C90" w:rsidDel="005C7F5A">
          <w:rPr>
            <w:i/>
            <w:iCs/>
            <w:lang w:val="en-GB"/>
          </w:rPr>
          <w:t>cva</w:t>
        </w:r>
        <w:r w:rsidR="0038002E" w:rsidRPr="00A27C90" w:rsidDel="005C7F5A">
          <w:rPr>
            <w:lang w:val="en-GB"/>
          </w:rPr>
          <w:t xml:space="preserve">C, </w:t>
        </w:r>
        <w:r w:rsidR="0038002E" w:rsidRPr="00A27C90" w:rsidDel="005C7F5A">
          <w:rPr>
            <w:i/>
            <w:iCs/>
            <w:lang w:val="en-GB"/>
          </w:rPr>
          <w:t>hly</w:t>
        </w:r>
        <w:r w:rsidR="0038002E" w:rsidRPr="00A27C90" w:rsidDel="005C7F5A">
          <w:rPr>
            <w:lang w:val="en-GB"/>
          </w:rPr>
          <w:t xml:space="preserve">F, </w:t>
        </w:r>
        <w:r w:rsidR="0038002E" w:rsidRPr="00A27C90" w:rsidDel="005C7F5A">
          <w:rPr>
            <w:i/>
            <w:iCs/>
            <w:lang w:val="en-GB"/>
          </w:rPr>
          <w:t>iro</w:t>
        </w:r>
        <w:r w:rsidR="0038002E" w:rsidRPr="00A27C90" w:rsidDel="005C7F5A">
          <w:rPr>
            <w:lang w:val="en-GB"/>
          </w:rPr>
          <w:t xml:space="preserve">N, </w:t>
        </w:r>
        <w:r w:rsidR="0038002E" w:rsidRPr="00A27C90" w:rsidDel="005C7F5A">
          <w:rPr>
            <w:i/>
            <w:iCs/>
            <w:lang w:val="en-GB"/>
          </w:rPr>
          <w:t>irp</w:t>
        </w:r>
        <w:r w:rsidR="0038002E" w:rsidRPr="00A27C90" w:rsidDel="005C7F5A">
          <w:rPr>
            <w:lang w:val="en-GB"/>
          </w:rPr>
          <w:t xml:space="preserve">2, </w:t>
        </w:r>
        <w:r w:rsidR="0038002E" w:rsidRPr="00A27C90" w:rsidDel="005C7F5A">
          <w:rPr>
            <w:i/>
            <w:iCs/>
            <w:lang w:val="en-GB"/>
          </w:rPr>
          <w:t>iss</w:t>
        </w:r>
        <w:r w:rsidR="0038002E" w:rsidRPr="00A27C90" w:rsidDel="005C7F5A">
          <w:rPr>
            <w:lang w:val="en-GB"/>
          </w:rPr>
          <w:t xml:space="preserve">, </w:t>
        </w:r>
        <w:r w:rsidR="0038002E" w:rsidRPr="00A27C90" w:rsidDel="005C7F5A">
          <w:rPr>
            <w:i/>
            <w:iCs/>
            <w:lang w:val="en-GB"/>
          </w:rPr>
          <w:t>iuc</w:t>
        </w:r>
        <w:r w:rsidR="0038002E" w:rsidRPr="00A27C90" w:rsidDel="005C7F5A">
          <w:rPr>
            <w:lang w:val="en-GB"/>
          </w:rPr>
          <w:t xml:space="preserve">C, </w:t>
        </w:r>
        <w:r w:rsidR="0038002E" w:rsidRPr="00A27C90" w:rsidDel="005C7F5A">
          <w:rPr>
            <w:i/>
            <w:iCs/>
            <w:lang w:val="en-GB"/>
          </w:rPr>
          <w:t>iut</w:t>
        </w:r>
        <w:r w:rsidR="0038002E" w:rsidRPr="00A27C90" w:rsidDel="005C7F5A">
          <w:rPr>
            <w:lang w:val="en-GB"/>
          </w:rPr>
          <w:t xml:space="preserve">A, </w:t>
        </w:r>
        <w:r w:rsidR="0038002E" w:rsidRPr="00A27C90" w:rsidDel="005C7F5A">
          <w:rPr>
            <w:i/>
            <w:iCs/>
            <w:lang w:val="en-GB"/>
          </w:rPr>
          <w:t>omp</w:t>
        </w:r>
        <w:r w:rsidR="0038002E" w:rsidRPr="00A27C90" w:rsidDel="005C7F5A">
          <w:rPr>
            <w:lang w:val="en-GB"/>
          </w:rPr>
          <w:t>T</w:t>
        </w:r>
        <w:r w:rsidR="0038002E" w:rsidDel="005C7F5A">
          <w:rPr>
            <w:lang w:val="en-GB"/>
          </w:rPr>
          <w:t xml:space="preserve"> and</w:t>
        </w:r>
        <w:r w:rsidR="0038002E" w:rsidRPr="00A27C90" w:rsidDel="005C7F5A">
          <w:rPr>
            <w:lang w:val="en-GB"/>
          </w:rPr>
          <w:t xml:space="preserve"> </w:t>
        </w:r>
        <w:r w:rsidR="0038002E" w:rsidRPr="00A27C90" w:rsidDel="005C7F5A">
          <w:rPr>
            <w:i/>
            <w:iCs/>
            <w:lang w:val="en-GB"/>
          </w:rPr>
          <w:t>tsh</w:t>
        </w:r>
        <w:r w:rsidR="0038002E" w:rsidDel="005C7F5A">
          <w:rPr>
            <w:lang w:val="en-GB"/>
          </w:rPr>
          <w:t>. These genes have previously been associated with APEC pathogenicity</w:t>
        </w:r>
        <w:r w:rsidR="00954F7F" w:rsidDel="005C7F5A">
          <w:rPr>
            <w:lang w:val="en-GB"/>
          </w:rPr>
          <w:t>,</w:t>
        </w:r>
        <w:r w:rsidR="0038002E" w:rsidDel="005C7F5A">
          <w:rPr>
            <w:lang w:val="en-GB"/>
          </w:rPr>
          <w:t xml:space="preserve"> and many </w:t>
        </w:r>
        <w:r w:rsidR="00954F7F" w:rsidDel="005C7F5A">
          <w:rPr>
            <w:lang w:val="en-GB"/>
          </w:rPr>
          <w:t xml:space="preserve">are </w:t>
        </w:r>
        <w:r w:rsidR="0038002E" w:rsidDel="005C7F5A">
          <w:rPr>
            <w:lang w:val="en-GB"/>
          </w:rPr>
          <w:t xml:space="preserve">located on ColV-associated plasmids. Similar virulence profiles were observed among additional APEC variants, suggesting that </w:t>
        </w:r>
        <w:r w:rsidR="0066770C" w:rsidDel="005C7F5A">
          <w:rPr>
            <w:lang w:val="en-GB"/>
          </w:rPr>
          <w:t>acquisition</w:t>
        </w:r>
        <w:r w:rsidR="0038002E" w:rsidDel="005C7F5A">
          <w:rPr>
            <w:lang w:val="en-GB"/>
          </w:rPr>
          <w:t xml:space="preserve"> and main</w:t>
        </w:r>
        <w:r w:rsidR="0066770C" w:rsidDel="005C7F5A">
          <w:rPr>
            <w:lang w:val="en-GB"/>
          </w:rPr>
          <w:t>tenance of virulence-associated plasmids contribute to the success of certain APEC variants (ref?). At the same time, the occurrence of similar virulence profiles in genetically distinct variants further illustrates the heterogeneous nature of the APEC pathotype.</w:t>
        </w:r>
      </w:moveFrom>
    </w:p>
    <w:moveFromRangeEnd w:id="359"/>
    <w:p w14:paraId="146D98EC" w14:textId="022AFB48" w:rsidR="006E0C46" w:rsidRPr="005F64C4" w:rsidRDefault="0066770C" w:rsidP="004C7EDC">
      <w:pPr>
        <w:spacing w:line="360" w:lineRule="auto"/>
        <w:jc w:val="both"/>
        <w:rPr>
          <w:lang w:val="en-GB"/>
        </w:rPr>
      </w:pPr>
      <w:r>
        <w:rPr>
          <w:lang w:val="en-GB"/>
        </w:rPr>
        <w:t>It should, however, be noted that the isolate collection was not generated through a systematic national surveillance. More than half of the isolates originated from targeted sampling associated with research projects and disease investigations</w:t>
      </w:r>
      <w:r w:rsidR="002B1130">
        <w:rPr>
          <w:lang w:val="en-GB"/>
        </w:rPr>
        <w:t xml:space="preserve">, including extensive sampling during a period with </w:t>
      </w:r>
      <w:r w:rsidR="002B1130">
        <w:rPr>
          <w:lang w:val="en-GB"/>
        </w:rPr>
        <w:lastRenderedPageBreak/>
        <w:t>increased occurrence of ST23-associated colibacillosis. Consequently, the high proportion of ST</w:t>
      </w:r>
      <w:r w:rsidR="00954F7F">
        <w:rPr>
          <w:lang w:val="en-GB"/>
        </w:rPr>
        <w:t>23</w:t>
      </w:r>
      <w:r w:rsidR="002B1130">
        <w:rPr>
          <w:lang w:val="en-GB"/>
        </w:rPr>
        <w:t>-O78:H4 observed in this study is likely influenced b</w:t>
      </w:r>
      <w:r w:rsidR="00954F7F">
        <w:rPr>
          <w:lang w:val="en-GB"/>
        </w:rPr>
        <w:t>y</w:t>
      </w:r>
      <w:r w:rsidR="002B1130">
        <w:rPr>
          <w:lang w:val="en-GB"/>
        </w:rPr>
        <w:t xml:space="preserve"> sampling strategy and should not be interpreted as a direct estimate of the prevalence of this variant in the Norwegian poultry population.</w:t>
      </w:r>
    </w:p>
    <w:p w14:paraId="5E26FEF2" w14:textId="035B736C" w:rsidR="00D1360F" w:rsidRDefault="00422D2A" w:rsidP="004C7EDC">
      <w:pPr>
        <w:spacing w:line="360" w:lineRule="auto"/>
        <w:jc w:val="both"/>
        <w:rPr>
          <w:bCs/>
          <w:u w:val="single"/>
          <w:lang w:val="en-US"/>
        </w:rPr>
      </w:pPr>
      <w:r>
        <w:rPr>
          <w:bCs/>
          <w:u w:val="single"/>
          <w:lang w:val="en-US"/>
        </w:rPr>
        <w:t>D</w:t>
      </w:r>
      <w:r w:rsidR="00D1360F">
        <w:rPr>
          <w:bCs/>
          <w:u w:val="single"/>
          <w:lang w:val="en-US"/>
        </w:rPr>
        <w:t>issemination through the poultry production pyramid</w:t>
      </w:r>
      <w:r>
        <w:rPr>
          <w:bCs/>
          <w:u w:val="single"/>
          <w:lang w:val="en-US"/>
        </w:rPr>
        <w:t xml:space="preserve"> and repeated introduction of APEC variants</w:t>
      </w:r>
    </w:p>
    <w:p w14:paraId="6BBEF7C5" w14:textId="2821D5D0" w:rsidR="006E0C46" w:rsidRDefault="005F64C4" w:rsidP="004C7EDC">
      <w:pPr>
        <w:spacing w:line="360" w:lineRule="auto"/>
        <w:jc w:val="both"/>
        <w:rPr>
          <w:bCs/>
          <w:lang w:val="en-US"/>
        </w:rPr>
      </w:pPr>
      <w:r w:rsidRPr="005F64C4">
        <w:rPr>
          <w:bCs/>
          <w:lang w:val="en-US"/>
        </w:rPr>
        <w:t>Several</w:t>
      </w:r>
      <w:r>
        <w:rPr>
          <w:bCs/>
          <w:lang w:val="en-US"/>
        </w:rPr>
        <w:t xml:space="preserve"> of the</w:t>
      </w:r>
      <w:r w:rsidRPr="005F64C4">
        <w:rPr>
          <w:bCs/>
          <w:lang w:val="en-US"/>
        </w:rPr>
        <w:t xml:space="preserve"> dominant </w:t>
      </w:r>
      <w:r>
        <w:rPr>
          <w:bCs/>
          <w:lang w:val="en-US"/>
        </w:rPr>
        <w:t>APEC variants identified in this study were detected in both broiler and breeder production. Furthermore, phylogenetic analysis of ST</w:t>
      </w:r>
      <w:r w:rsidR="007448FE">
        <w:rPr>
          <w:bCs/>
          <w:lang w:val="en-US"/>
        </w:rPr>
        <w:t>23</w:t>
      </w:r>
      <w:r>
        <w:rPr>
          <w:bCs/>
          <w:lang w:val="en-US"/>
        </w:rPr>
        <w:t>-O78:H4, ST95-O2/O50:H</w:t>
      </w:r>
      <w:r w:rsidR="007448FE">
        <w:rPr>
          <w:bCs/>
          <w:lang w:val="en-US"/>
        </w:rPr>
        <w:t>5</w:t>
      </w:r>
      <w:r>
        <w:rPr>
          <w:bCs/>
          <w:lang w:val="en-US"/>
        </w:rPr>
        <w:t xml:space="preserve"> and </w:t>
      </w:r>
      <w:commentRangeStart w:id="361"/>
      <w:r>
        <w:rPr>
          <w:bCs/>
          <w:lang w:val="en-US"/>
        </w:rPr>
        <w:t>ST131-O25:H4</w:t>
      </w:r>
      <w:commentRangeEnd w:id="361"/>
      <w:r>
        <w:rPr>
          <w:rStyle w:val="Merknadsreferanse"/>
          <w:bCs/>
          <w:sz w:val="20"/>
          <w:szCs w:val="22"/>
          <w:lang w:val="en-US"/>
        </w:rPr>
        <w:commentReference w:id="361"/>
      </w:r>
      <w:r>
        <w:rPr>
          <w:bCs/>
          <w:lang w:val="en-US"/>
        </w:rPr>
        <w:t xml:space="preserve"> revealed clusters of closely related isolates originating from both production levels. Although these findings do not constitute direct evidence of vertical transmission, they are consistent with dissemination of specific APEC variants through the poultry production pyramid.</w:t>
      </w:r>
    </w:p>
    <w:p w14:paraId="1CDB5AC4" w14:textId="7A50A99A" w:rsidR="003476BD" w:rsidRDefault="003476BD" w:rsidP="004C7EDC">
      <w:pPr>
        <w:spacing w:line="360" w:lineRule="auto"/>
        <w:jc w:val="both"/>
        <w:rPr>
          <w:bCs/>
          <w:lang w:val="en-US"/>
        </w:rPr>
      </w:pPr>
      <w:del w:id="362" w:author="Sekse, Camilla" w:date="2026-07-30T10:40:00Z" w16du:dateUtc="2026-07-30T08:40:00Z">
        <w:r w:rsidDel="00D97FEF">
          <w:rPr>
            <w:bCs/>
            <w:lang w:val="en-US"/>
          </w:rPr>
          <w:delText xml:space="preserve">Similar observations have previously been reported in Nordic poultry production (ref). </w:delText>
        </w:r>
      </w:del>
      <w:r>
        <w:rPr>
          <w:bCs/>
          <w:lang w:val="en-US"/>
        </w:rPr>
        <w:t xml:space="preserve">In particular, ST117-O78:H4 was shown to disseminate between breeder and broiler flocks across multiple Nordic countries </w:t>
      </w:r>
      <w:commentRangeStart w:id="363"/>
      <w:r>
        <w:rPr>
          <w:bCs/>
          <w:lang w:val="en-US"/>
        </w:rPr>
        <w:t>with common grandparent flocks</w:t>
      </w:r>
      <w:commentRangeEnd w:id="363"/>
      <w:r>
        <w:rPr>
          <w:rStyle w:val="Merknadsreferanse"/>
          <w:bCs/>
          <w:sz w:val="20"/>
          <w:szCs w:val="22"/>
          <w:lang w:val="en-US"/>
        </w:rPr>
        <w:commentReference w:id="363"/>
      </w:r>
      <w:r>
        <w:rPr>
          <w:bCs/>
          <w:lang w:val="en-US"/>
        </w:rPr>
        <w:t xml:space="preserve"> (ref, Ronco). Recent studies from Finland have also linked widespread colibacillosis outbreaks to clonal APEC variants detected at different levels of the breeding pyramid (ref).</w:t>
      </w:r>
      <w:r w:rsidR="00425ACB">
        <w:rPr>
          <w:bCs/>
          <w:lang w:val="en-US"/>
        </w:rPr>
        <w:t xml:space="preserve"> Together with these previous findings, our results support the hypothesis that breeder flocks may act as an important source of APEC variants affecting broiler production.</w:t>
      </w:r>
    </w:p>
    <w:p w14:paraId="32B4F445" w14:textId="79D3D06B" w:rsidR="00425ACB" w:rsidRPr="005F64C4" w:rsidRDefault="00425ACB" w:rsidP="004C7EDC">
      <w:pPr>
        <w:spacing w:line="360" w:lineRule="auto"/>
        <w:jc w:val="both"/>
        <w:rPr>
          <w:bCs/>
          <w:lang w:val="en-US"/>
        </w:rPr>
      </w:pPr>
      <w:del w:id="364" w:author="Sekse, Camilla" w:date="2026-07-30T10:41:00Z" w16du:dateUtc="2026-07-30T08:41:00Z">
        <w:r w:rsidDel="00D97FEF">
          <w:rPr>
            <w:bCs/>
            <w:lang w:val="en-US"/>
          </w:rPr>
          <w:delText>Interestingly, f</w:delText>
        </w:r>
      </w:del>
      <w:ins w:id="365" w:author="Sekse, Camilla" w:date="2026-07-30T10:41:00Z" w16du:dateUtc="2026-07-30T08:41:00Z">
        <w:r w:rsidR="00D97FEF">
          <w:rPr>
            <w:bCs/>
            <w:lang w:val="en-US"/>
          </w:rPr>
          <w:t>F</w:t>
        </w:r>
      </w:ins>
      <w:r>
        <w:rPr>
          <w:bCs/>
          <w:lang w:val="en-US"/>
        </w:rPr>
        <w:t xml:space="preserve">or producers </w:t>
      </w:r>
      <w:del w:id="366" w:author="Sekse, Camilla" w:date="2026-07-30T10:41:00Z" w16du:dateUtc="2026-07-30T08:41:00Z">
        <w:r w:rsidR="00706C33" w:rsidDel="00D97FEF">
          <w:rPr>
            <w:bCs/>
            <w:lang w:val="en-US"/>
          </w:rPr>
          <w:delText>where</w:delText>
        </w:r>
        <w:r w:rsidDel="00D97FEF">
          <w:rPr>
            <w:bCs/>
            <w:lang w:val="en-US"/>
          </w:rPr>
          <w:delText xml:space="preserve"> </w:delText>
        </w:r>
      </w:del>
      <w:ins w:id="367" w:author="Sekse, Camilla" w:date="2026-07-30T10:41:00Z" w16du:dateUtc="2026-07-30T08:41:00Z">
        <w:r w:rsidR="00D97FEF">
          <w:rPr>
            <w:bCs/>
            <w:lang w:val="en-US"/>
          </w:rPr>
          <w:t>with</w:t>
        </w:r>
        <w:r w:rsidR="00D97FEF">
          <w:rPr>
            <w:bCs/>
            <w:lang w:val="en-US"/>
          </w:rPr>
          <w:t xml:space="preserve"> </w:t>
        </w:r>
      </w:ins>
      <w:del w:id="368" w:author="Sekse, Camilla" w:date="2026-07-30T10:41:00Z" w16du:dateUtc="2026-07-30T08:41:00Z">
        <w:r w:rsidDel="00D97FEF">
          <w:rPr>
            <w:bCs/>
            <w:lang w:val="en-US"/>
          </w:rPr>
          <w:delText xml:space="preserve">several </w:delText>
        </w:r>
      </w:del>
      <w:ins w:id="369" w:author="Sekse, Camilla" w:date="2026-07-30T10:41:00Z" w16du:dateUtc="2026-07-30T08:41:00Z">
        <w:r w:rsidR="00D97FEF">
          <w:rPr>
            <w:bCs/>
            <w:lang w:val="en-US"/>
          </w:rPr>
          <w:t>multiple</w:t>
        </w:r>
        <w:r w:rsidR="00D97FEF">
          <w:rPr>
            <w:bCs/>
            <w:lang w:val="en-US"/>
          </w:rPr>
          <w:t xml:space="preserve"> </w:t>
        </w:r>
      </w:ins>
      <w:r>
        <w:rPr>
          <w:bCs/>
          <w:lang w:val="en-US"/>
        </w:rPr>
        <w:t>submissions</w:t>
      </w:r>
      <w:del w:id="370" w:author="Sekse, Camilla" w:date="2026-07-30T10:41:00Z" w16du:dateUtc="2026-07-30T08:41:00Z">
        <w:r w:rsidDel="00D97FEF">
          <w:rPr>
            <w:bCs/>
            <w:lang w:val="en-US"/>
          </w:rPr>
          <w:delText xml:space="preserve"> were available</w:delText>
        </w:r>
      </w:del>
      <w:r>
        <w:rPr>
          <w:bCs/>
          <w:lang w:val="en-US"/>
        </w:rPr>
        <w:t>, different APEC variants were often detected in different production rounds</w:t>
      </w:r>
      <w:ins w:id="371" w:author="Sekse, Camilla" w:date="2026-07-30T10:41:00Z" w16du:dateUtc="2026-07-30T08:41:00Z">
        <w:r w:rsidR="00D97FEF">
          <w:rPr>
            <w:bCs/>
            <w:lang w:val="en-US"/>
          </w:rPr>
          <w:t xml:space="preserve">, </w:t>
        </w:r>
      </w:ins>
      <w:del w:id="372" w:author="Sekse, Camilla" w:date="2026-07-30T10:41:00Z" w16du:dateUtc="2026-07-30T08:41:00Z">
        <w:r w:rsidDel="00D97FEF">
          <w:rPr>
            <w:bCs/>
            <w:lang w:val="en-US"/>
          </w:rPr>
          <w:delText xml:space="preserve">/flocks. This </w:delText>
        </w:r>
      </w:del>
      <w:r>
        <w:rPr>
          <w:bCs/>
          <w:lang w:val="en-US"/>
        </w:rPr>
        <w:t>suggest</w:t>
      </w:r>
      <w:ins w:id="373" w:author="Sekse, Camilla" w:date="2026-07-30T10:41:00Z" w16du:dateUtc="2026-07-30T08:41:00Z">
        <w:r w:rsidR="00D97FEF">
          <w:rPr>
            <w:bCs/>
            <w:lang w:val="en-US"/>
          </w:rPr>
          <w:t>ing</w:t>
        </w:r>
      </w:ins>
      <w:del w:id="374" w:author="Sekse, Camilla" w:date="2026-07-30T10:41:00Z" w16du:dateUtc="2026-07-30T08:41:00Z">
        <w:r w:rsidDel="00D97FEF">
          <w:rPr>
            <w:bCs/>
            <w:lang w:val="en-US"/>
          </w:rPr>
          <w:delText>s</w:delText>
        </w:r>
      </w:del>
      <w:r>
        <w:rPr>
          <w:bCs/>
          <w:lang w:val="en-US"/>
        </w:rPr>
        <w:t xml:space="preserve"> that long-term </w:t>
      </w:r>
      <w:ins w:id="375" w:author="Sekse, Camilla" w:date="2026-07-30T10:42:00Z" w16du:dateUtc="2026-07-30T08:42:00Z">
        <w:r w:rsidR="00CC30FC">
          <w:rPr>
            <w:bCs/>
            <w:lang w:val="en-US"/>
          </w:rPr>
          <w:t xml:space="preserve">farm-level </w:t>
        </w:r>
      </w:ins>
      <w:r>
        <w:rPr>
          <w:bCs/>
          <w:lang w:val="en-US"/>
        </w:rPr>
        <w:t xml:space="preserve">persistence </w:t>
      </w:r>
      <w:del w:id="376" w:author="Sekse, Camilla" w:date="2026-07-30T10:42:00Z" w16du:dateUtc="2026-07-30T08:42:00Z">
        <w:r w:rsidDel="00CC30FC">
          <w:rPr>
            <w:bCs/>
            <w:lang w:val="en-US"/>
          </w:rPr>
          <w:delText xml:space="preserve">of specific APEC </w:delText>
        </w:r>
        <w:r w:rsidR="00706C33" w:rsidDel="00CC30FC">
          <w:rPr>
            <w:bCs/>
            <w:lang w:val="en-US"/>
          </w:rPr>
          <w:delText>variants</w:delText>
        </w:r>
        <w:r w:rsidDel="00CC30FC">
          <w:rPr>
            <w:bCs/>
            <w:lang w:val="en-US"/>
          </w:rPr>
          <w:delText xml:space="preserve"> at the farm level </w:delText>
        </w:r>
      </w:del>
      <w:r>
        <w:rPr>
          <w:bCs/>
          <w:lang w:val="en-US"/>
        </w:rPr>
        <w:t xml:space="preserve">may be </w:t>
      </w:r>
      <w:ins w:id="377" w:author="Sekse, Camilla" w:date="2026-07-30T10:42:00Z" w16du:dateUtc="2026-07-30T08:42:00Z">
        <w:r w:rsidR="00CC30FC">
          <w:rPr>
            <w:bCs/>
            <w:lang w:val="en-US"/>
          </w:rPr>
          <w:t xml:space="preserve">less important than </w:t>
        </w:r>
      </w:ins>
      <w:del w:id="378" w:author="Sekse, Camilla" w:date="2026-07-30T10:43:00Z" w16du:dateUtc="2026-07-30T08:43:00Z">
        <w:r w:rsidDel="00CC30FC">
          <w:rPr>
            <w:bCs/>
            <w:lang w:val="en-US"/>
          </w:rPr>
          <w:delText>limited and that</w:delText>
        </w:r>
      </w:del>
      <w:r>
        <w:rPr>
          <w:bCs/>
          <w:lang w:val="en-US"/>
        </w:rPr>
        <w:t xml:space="preserve"> repeated introduction of new variants</w:t>
      </w:r>
      <w:del w:id="379" w:author="Sekse, Camilla" w:date="2026-07-30T10:43:00Z" w16du:dateUtc="2026-07-30T08:43:00Z">
        <w:r w:rsidDel="00CC30FC">
          <w:rPr>
            <w:bCs/>
            <w:lang w:val="en-US"/>
          </w:rPr>
          <w:delText xml:space="preserve"> may play an important role</w:delText>
        </w:r>
      </w:del>
      <w:r>
        <w:rPr>
          <w:bCs/>
          <w:lang w:val="en-US"/>
        </w:rPr>
        <w:t xml:space="preserve">. </w:t>
      </w:r>
      <w:r w:rsidR="00706C33">
        <w:rPr>
          <w:bCs/>
          <w:lang w:val="en-US"/>
        </w:rPr>
        <w:t>Dissemination</w:t>
      </w:r>
      <w:r>
        <w:rPr>
          <w:bCs/>
          <w:lang w:val="en-US"/>
        </w:rPr>
        <w:t xml:space="preserve"> through the production pyramid could partly explain this pattern, as new variants may be introduced with incoming flocks rather than persisting locally between production cycles.</w:t>
      </w:r>
    </w:p>
    <w:p w14:paraId="1E476216" w14:textId="4C1E553F" w:rsidR="005F64C4" w:rsidRPr="00422D2A" w:rsidRDefault="00422D2A" w:rsidP="004C7EDC">
      <w:pPr>
        <w:spacing w:line="360" w:lineRule="auto"/>
        <w:jc w:val="both"/>
        <w:rPr>
          <w:bCs/>
          <w:lang w:val="en-GB"/>
        </w:rPr>
      </w:pPr>
      <w:r w:rsidRPr="00422D2A">
        <w:rPr>
          <w:bCs/>
          <w:lang w:val="en-US"/>
        </w:rPr>
        <w:t xml:space="preserve">Taken together, these findings </w:t>
      </w:r>
      <w:r>
        <w:rPr>
          <w:bCs/>
          <w:lang w:val="en-US"/>
        </w:rPr>
        <w:t xml:space="preserve">indicate that repeated introduction of APEC variants </w:t>
      </w:r>
      <w:r w:rsidR="007448FE">
        <w:rPr>
          <w:bCs/>
          <w:lang w:val="en-US"/>
        </w:rPr>
        <w:t>with new flocks</w:t>
      </w:r>
      <w:r>
        <w:rPr>
          <w:bCs/>
          <w:lang w:val="en-US"/>
        </w:rPr>
        <w:t xml:space="preserve"> may play a more important role in the epidemiology of colibacillosis tha</w:t>
      </w:r>
      <w:ins w:id="380" w:author="Sekse, Camilla" w:date="2026-07-30T10:40:00Z" w16du:dateUtc="2026-07-30T08:40:00Z">
        <w:r w:rsidR="00D97FEF">
          <w:rPr>
            <w:bCs/>
            <w:lang w:val="en-US"/>
          </w:rPr>
          <w:t>n</w:t>
        </w:r>
      </w:ins>
      <w:del w:id="381" w:author="Sekse, Camilla" w:date="2026-07-30T10:40:00Z" w16du:dateUtc="2026-07-30T08:40:00Z">
        <w:r w:rsidDel="00D97FEF">
          <w:rPr>
            <w:bCs/>
            <w:lang w:val="en-US"/>
          </w:rPr>
          <w:delText>t</w:delText>
        </w:r>
      </w:del>
      <w:r>
        <w:rPr>
          <w:bCs/>
          <w:lang w:val="en-US"/>
        </w:rPr>
        <w:t xml:space="preserve"> long-term persistence of individual variants at the farm level in the Norwegian broiler production.</w:t>
      </w:r>
    </w:p>
    <w:p w14:paraId="642D8FBC" w14:textId="4662F2A5" w:rsidR="00D1360F" w:rsidRDefault="00D1360F" w:rsidP="004C7EDC">
      <w:pPr>
        <w:spacing w:line="360" w:lineRule="auto"/>
        <w:jc w:val="both"/>
        <w:rPr>
          <w:bCs/>
          <w:u w:val="single"/>
          <w:lang w:val="en-US"/>
        </w:rPr>
      </w:pPr>
      <w:r>
        <w:rPr>
          <w:bCs/>
          <w:u w:val="single"/>
          <w:lang w:val="en-US"/>
        </w:rPr>
        <w:t>Multiple APEC lineages within the same submission or flock</w:t>
      </w:r>
    </w:p>
    <w:p w14:paraId="79F82B9E" w14:textId="77777777" w:rsidR="00760F41" w:rsidRDefault="00760F41" w:rsidP="00760F41">
      <w:pPr>
        <w:spacing w:line="360" w:lineRule="auto"/>
        <w:jc w:val="both"/>
        <w:rPr>
          <w:lang w:val="en-GB"/>
        </w:rPr>
      </w:pPr>
      <w:r w:rsidRPr="00A27C90">
        <w:rPr>
          <w:lang w:val="en-GB"/>
        </w:rPr>
        <w:t>Interestingly, different APEC variants were observed in</w:t>
      </w:r>
      <w:r>
        <w:rPr>
          <w:lang w:val="en-GB"/>
        </w:rPr>
        <w:t xml:space="preserve"> approximately</w:t>
      </w:r>
      <w:r w:rsidRPr="00A27C90">
        <w:rPr>
          <w:lang w:val="en-GB"/>
        </w:rPr>
        <w:t xml:space="preserve"> 25% of submissions where more than one isolate was </w:t>
      </w:r>
      <w:r>
        <w:rPr>
          <w:lang w:val="en-GB"/>
        </w:rPr>
        <w:t>characterized</w:t>
      </w:r>
      <w:r w:rsidRPr="00A27C90">
        <w:rPr>
          <w:lang w:val="en-GB"/>
        </w:rPr>
        <w:t>. This indicat</w:t>
      </w:r>
      <w:r>
        <w:rPr>
          <w:lang w:val="en-GB"/>
        </w:rPr>
        <w:t>es</w:t>
      </w:r>
      <w:r w:rsidRPr="00A27C90">
        <w:rPr>
          <w:lang w:val="en-GB"/>
        </w:rPr>
        <w:t xml:space="preserve"> that some cases of colibacillosis may </w:t>
      </w:r>
      <w:r>
        <w:rPr>
          <w:lang w:val="en-GB"/>
        </w:rPr>
        <w:t>involve multiple co-circulating</w:t>
      </w:r>
      <w:r w:rsidRPr="00A27C90">
        <w:rPr>
          <w:lang w:val="en-GB"/>
        </w:rPr>
        <w:t xml:space="preserve"> APEC variants </w:t>
      </w:r>
      <w:r>
        <w:rPr>
          <w:lang w:val="en-GB"/>
        </w:rPr>
        <w:t xml:space="preserve">within the same </w:t>
      </w:r>
      <w:r w:rsidRPr="00A27C90">
        <w:rPr>
          <w:lang w:val="en-GB"/>
        </w:rPr>
        <w:t xml:space="preserve">flock. </w:t>
      </w:r>
      <w:r>
        <w:rPr>
          <w:lang w:val="en-GB"/>
        </w:rPr>
        <w:t>In contrast, a single</w:t>
      </w:r>
      <w:r w:rsidRPr="00A27C90">
        <w:rPr>
          <w:lang w:val="en-GB"/>
        </w:rPr>
        <w:t xml:space="preserve"> APEC variant was </w:t>
      </w:r>
      <w:r>
        <w:rPr>
          <w:lang w:val="en-GB"/>
        </w:rPr>
        <w:t>detected</w:t>
      </w:r>
      <w:r w:rsidRPr="00A27C90">
        <w:rPr>
          <w:lang w:val="en-GB"/>
        </w:rPr>
        <w:t xml:space="preserve"> in all or the majority of isolates from </w:t>
      </w:r>
      <w:r>
        <w:rPr>
          <w:lang w:val="en-GB"/>
        </w:rPr>
        <w:t xml:space="preserve">many </w:t>
      </w:r>
      <w:r w:rsidRPr="00A27C90">
        <w:rPr>
          <w:lang w:val="en-GB"/>
        </w:rPr>
        <w:t>submission</w:t>
      </w:r>
      <w:r>
        <w:rPr>
          <w:lang w:val="en-GB"/>
        </w:rPr>
        <w:t>s</w:t>
      </w:r>
      <w:r w:rsidRPr="00A27C90">
        <w:rPr>
          <w:lang w:val="en-GB"/>
        </w:rPr>
        <w:t xml:space="preserve">, indicating </w:t>
      </w:r>
      <w:r>
        <w:rPr>
          <w:lang w:val="en-GB"/>
        </w:rPr>
        <w:t>that some outbreaks may be</w:t>
      </w:r>
      <w:r w:rsidRPr="00A27C90">
        <w:rPr>
          <w:lang w:val="en-GB"/>
        </w:rPr>
        <w:t xml:space="preserve"> domin</w:t>
      </w:r>
      <w:r>
        <w:rPr>
          <w:lang w:val="en-GB"/>
        </w:rPr>
        <w:t>ated by a single disease-causing strain</w:t>
      </w:r>
      <w:r w:rsidRPr="00A27C90">
        <w:rPr>
          <w:lang w:val="en-GB"/>
        </w:rPr>
        <w:t>. A previous study (</w:t>
      </w:r>
      <w:commentRangeStart w:id="382"/>
      <w:r w:rsidRPr="00A27C90">
        <w:rPr>
          <w:lang w:val="en-GB"/>
        </w:rPr>
        <w:t>REF)</w:t>
      </w:r>
      <w:commentRangeEnd w:id="382"/>
      <w:r w:rsidRPr="00A27C90">
        <w:rPr>
          <w:rStyle w:val="Merknadsreferanse"/>
          <w:sz w:val="20"/>
          <w:szCs w:val="22"/>
          <w:lang w:val="en-GB"/>
        </w:rPr>
        <w:commentReference w:id="382"/>
      </w:r>
      <w:r w:rsidRPr="00A27C90">
        <w:rPr>
          <w:lang w:val="en-GB"/>
        </w:rPr>
        <w:t xml:space="preserve"> has suggested that colibacillosis can be caused either by one highly virulent APEC variant or a combination of less virulent APEC variants, which is further supported by our findings. </w:t>
      </w:r>
      <w:r>
        <w:rPr>
          <w:lang w:val="en-GB"/>
        </w:rPr>
        <w:t>Together, these findings</w:t>
      </w:r>
      <w:r w:rsidRPr="00A27C90">
        <w:rPr>
          <w:lang w:val="en-GB"/>
        </w:rPr>
        <w:t xml:space="preserve"> underline the complex epidemiology of colibacillosis</w:t>
      </w:r>
      <w:r>
        <w:rPr>
          <w:lang w:val="en-GB"/>
        </w:rPr>
        <w:t>.</w:t>
      </w:r>
    </w:p>
    <w:p w14:paraId="40AE348D" w14:textId="58943304" w:rsidR="00760F41" w:rsidRPr="00F7487A" w:rsidDel="00CC30FC" w:rsidRDefault="00760F41" w:rsidP="00760F41">
      <w:pPr>
        <w:spacing w:line="360" w:lineRule="auto"/>
        <w:jc w:val="both"/>
        <w:rPr>
          <w:del w:id="383" w:author="Sekse, Camilla" w:date="2026-07-30T10:46:00Z" w16du:dateUtc="2026-07-30T08:46:00Z"/>
          <w:lang w:val="en-GB"/>
        </w:rPr>
      </w:pPr>
      <w:r>
        <w:rPr>
          <w:lang w:val="en-GB"/>
        </w:rPr>
        <w:t xml:space="preserve">The presence of multiple </w:t>
      </w:r>
      <w:r>
        <w:rPr>
          <w:i/>
          <w:iCs/>
          <w:lang w:val="en-GB"/>
        </w:rPr>
        <w:t xml:space="preserve">E. coli </w:t>
      </w:r>
      <w:r>
        <w:rPr>
          <w:lang w:val="en-GB"/>
        </w:rPr>
        <w:t xml:space="preserve">variants within individual submissions also emphasizes the challenges associated with identifying the disease-causing strain in routine diagnostics and </w:t>
      </w:r>
      <w:commentRangeStart w:id="384"/>
      <w:r>
        <w:rPr>
          <w:lang w:val="en-GB"/>
        </w:rPr>
        <w:t>outbreak investigations.</w:t>
      </w:r>
      <w:commentRangeEnd w:id="384"/>
      <w:r>
        <w:rPr>
          <w:rStyle w:val="Merknadsreferanse"/>
          <w:sz w:val="20"/>
          <w:szCs w:val="22"/>
          <w:lang w:val="en-GB"/>
        </w:rPr>
        <w:commentReference w:id="384"/>
      </w:r>
      <w:ins w:id="385" w:author="Sekse, Camilla" w:date="2026-07-30T10:46:00Z" w16du:dateUtc="2026-07-30T08:46:00Z">
        <w:r w:rsidR="00CC30FC">
          <w:rPr>
            <w:lang w:val="en-GB"/>
          </w:rPr>
          <w:t xml:space="preserve"> </w:t>
        </w:r>
      </w:ins>
    </w:p>
    <w:p w14:paraId="7622CB47" w14:textId="35D76890" w:rsidR="00760F41" w:rsidRDefault="00760F41" w:rsidP="00760F41">
      <w:pPr>
        <w:spacing w:line="360" w:lineRule="auto"/>
        <w:jc w:val="both"/>
        <w:rPr>
          <w:lang w:val="en-GB"/>
        </w:rPr>
      </w:pPr>
      <w:r>
        <w:rPr>
          <w:lang w:val="en-GB"/>
        </w:rPr>
        <w:t xml:space="preserve">These findings </w:t>
      </w:r>
      <w:del w:id="386" w:author="Sekse, Camilla" w:date="2026-07-30T10:46:00Z" w16du:dateUtc="2026-07-30T08:46:00Z">
        <w:r w:rsidDel="00CC30FC">
          <w:rPr>
            <w:lang w:val="en-GB"/>
          </w:rPr>
          <w:delText>underline the importance of</w:delText>
        </w:r>
      </w:del>
      <w:ins w:id="387" w:author="Sekse, Camilla" w:date="2026-07-30T10:46:00Z" w16du:dateUtc="2026-07-30T08:46:00Z">
        <w:r w:rsidR="00CC30FC">
          <w:rPr>
            <w:lang w:val="en-GB"/>
          </w:rPr>
          <w:t>support the</w:t>
        </w:r>
      </w:ins>
      <w:r>
        <w:rPr>
          <w:lang w:val="en-GB"/>
        </w:rPr>
        <w:t xml:space="preserve"> characteriz</w:t>
      </w:r>
      <w:ins w:id="388" w:author="Sekse, Camilla" w:date="2026-07-30T10:46:00Z" w16du:dateUtc="2026-07-30T08:46:00Z">
        <w:r w:rsidR="00CC30FC">
          <w:rPr>
            <w:lang w:val="en-GB"/>
          </w:rPr>
          <w:t>ation</w:t>
        </w:r>
      </w:ins>
      <w:del w:id="389" w:author="Sekse, Camilla" w:date="2026-07-30T10:46:00Z" w16du:dateUtc="2026-07-30T08:46:00Z">
        <w:r w:rsidDel="00CC30FC">
          <w:rPr>
            <w:lang w:val="en-GB"/>
          </w:rPr>
          <w:delText>ing</w:delText>
        </w:r>
      </w:del>
      <w:ins w:id="390" w:author="Sekse, Camilla" w:date="2026-07-30T10:46:00Z" w16du:dateUtc="2026-07-30T08:46:00Z">
        <w:r w:rsidR="00CC30FC">
          <w:rPr>
            <w:lang w:val="en-GB"/>
          </w:rPr>
          <w:t xml:space="preserve"> of</w:t>
        </w:r>
      </w:ins>
      <w:r>
        <w:rPr>
          <w:lang w:val="en-GB"/>
        </w:rPr>
        <w:t xml:space="preserve"> multiple</w:t>
      </w:r>
      <w:r w:rsidRPr="00A27C90">
        <w:rPr>
          <w:lang w:val="en-GB"/>
        </w:rPr>
        <w:t xml:space="preserve"> </w:t>
      </w:r>
      <w:r w:rsidRPr="00A27C90">
        <w:rPr>
          <w:i/>
          <w:iCs/>
          <w:lang w:val="en-GB"/>
        </w:rPr>
        <w:t>E. coli</w:t>
      </w:r>
      <w:r w:rsidRPr="00A27C90">
        <w:rPr>
          <w:lang w:val="en-GB"/>
        </w:rPr>
        <w:t xml:space="preserve"> isolates from </w:t>
      </w:r>
      <w:ins w:id="391" w:author="Sekse, Camilla" w:date="2026-07-30T10:47:00Z" w16du:dateUtc="2026-07-30T08:47:00Z">
        <w:r w:rsidR="00F13C76">
          <w:rPr>
            <w:lang w:val="en-GB"/>
          </w:rPr>
          <w:t xml:space="preserve">several birds when investigating colibacillosis outbreaks </w:t>
        </w:r>
      </w:ins>
      <w:del w:id="392" w:author="Sekse, Camilla" w:date="2026-07-30T10:47:00Z" w16du:dateUtc="2026-07-30T08:47:00Z">
        <w:r w:rsidRPr="00A27C90" w:rsidDel="00F13C76">
          <w:rPr>
            <w:lang w:val="en-GB"/>
          </w:rPr>
          <w:delText xml:space="preserve">different individuals to get a full overview of the infection dynamics </w:delText>
        </w:r>
      </w:del>
      <w:r w:rsidRPr="00A27C90">
        <w:rPr>
          <w:lang w:val="en-GB"/>
        </w:rPr>
        <w:t xml:space="preserve">within a flock. </w:t>
      </w:r>
      <w:del w:id="393" w:author="Sekse, Camilla" w:date="2026-07-30T10:47:00Z" w16du:dateUtc="2026-07-30T08:47:00Z">
        <w:r w:rsidRPr="00A27C90" w:rsidDel="00F13C76">
          <w:rPr>
            <w:lang w:val="en-GB"/>
          </w:rPr>
          <w:delText xml:space="preserve">We have previously suggested to sample a minimum of three </w:delText>
        </w:r>
        <w:r w:rsidDel="00F13C76">
          <w:rPr>
            <w:lang w:val="en-GB"/>
          </w:rPr>
          <w:delText>diseased</w:delText>
        </w:r>
        <w:r w:rsidRPr="00A27C90" w:rsidDel="00F13C76">
          <w:rPr>
            <w:lang w:val="en-GB"/>
          </w:rPr>
          <w:delText xml:space="preserve"> birds from the same flock in order to identify major disease-causing clones (</w:delText>
        </w:r>
        <w:commentRangeStart w:id="394"/>
        <w:r w:rsidRPr="00A27C90" w:rsidDel="00F13C76">
          <w:rPr>
            <w:lang w:val="en-GB"/>
          </w:rPr>
          <w:delText>ref</w:delText>
        </w:r>
        <w:commentRangeEnd w:id="394"/>
        <w:r w:rsidRPr="00A27C90" w:rsidDel="00F13C76">
          <w:rPr>
            <w:rStyle w:val="Merknadsreferanse"/>
            <w:sz w:val="20"/>
            <w:szCs w:val="22"/>
            <w:lang w:val="en-GB"/>
          </w:rPr>
          <w:commentReference w:id="394"/>
        </w:r>
        <w:r w:rsidRPr="00A27C90" w:rsidDel="00F13C76">
          <w:rPr>
            <w:lang w:val="en-GB"/>
          </w:rPr>
          <w:delText xml:space="preserve">). One </w:delText>
        </w:r>
        <w:r w:rsidDel="00F13C76">
          <w:rPr>
            <w:lang w:val="en-GB"/>
          </w:rPr>
          <w:delText>isolate</w:delText>
        </w:r>
        <w:r w:rsidRPr="00A27C90" w:rsidDel="00F13C76">
          <w:rPr>
            <w:lang w:val="en-GB"/>
          </w:rPr>
          <w:delText xml:space="preserve"> per bird, preferably </w:delText>
        </w:r>
        <w:r w:rsidDel="00F13C76">
          <w:rPr>
            <w:lang w:val="en-GB"/>
          </w:rPr>
          <w:delText xml:space="preserve">collected </w:delText>
        </w:r>
        <w:r w:rsidRPr="00A27C90" w:rsidDel="00F13C76">
          <w:rPr>
            <w:lang w:val="en-GB"/>
          </w:rPr>
          <w:delText xml:space="preserve">from the liver, may </w:delText>
        </w:r>
        <w:r w:rsidDel="00F13C76">
          <w:rPr>
            <w:lang w:val="en-GB"/>
          </w:rPr>
          <w:delText xml:space="preserve">be </w:delText>
        </w:r>
        <w:r w:rsidRPr="00A27C90" w:rsidDel="00F13C76">
          <w:rPr>
            <w:lang w:val="en-GB"/>
          </w:rPr>
          <w:delText>suffic</w:delText>
        </w:r>
        <w:r w:rsidDel="00F13C76">
          <w:rPr>
            <w:lang w:val="en-GB"/>
          </w:rPr>
          <w:delText>ient provided that multiple</w:delText>
        </w:r>
        <w:r w:rsidRPr="00A27C90" w:rsidDel="00F13C76">
          <w:rPr>
            <w:lang w:val="en-GB"/>
          </w:rPr>
          <w:delText xml:space="preserve"> birds are sampled per flock. </w:delText>
        </w:r>
      </w:del>
    </w:p>
    <w:p w14:paraId="3ECB11E6" w14:textId="1FEDA1C0" w:rsidR="006E0C46" w:rsidRPr="00760F41" w:rsidRDefault="00760F41" w:rsidP="004C7EDC">
      <w:pPr>
        <w:spacing w:line="360" w:lineRule="auto"/>
        <w:jc w:val="both"/>
        <w:rPr>
          <w:lang w:val="en-GB"/>
        </w:rPr>
      </w:pPr>
      <w:commentRangeStart w:id="395"/>
      <w:del w:id="396" w:author="Sekse, Camilla" w:date="2026-07-30T10:47:00Z" w16du:dateUtc="2026-07-30T08:47:00Z">
        <w:r w:rsidDel="00F13C76">
          <w:rPr>
            <w:lang w:val="en-GB"/>
          </w:rPr>
          <w:lastRenderedPageBreak/>
          <w:delText>Finally, i</w:delText>
        </w:r>
      </w:del>
      <w:ins w:id="397" w:author="Sekse, Camilla" w:date="2026-07-30T10:47:00Z" w16du:dateUtc="2026-07-30T08:47:00Z">
        <w:r w:rsidR="00F13C76">
          <w:rPr>
            <w:lang w:val="en-GB"/>
          </w:rPr>
          <w:t>I</w:t>
        </w:r>
      </w:ins>
      <w:commentRangeEnd w:id="395"/>
      <w:r w:rsidR="00F13C76" w:rsidRPr="00A27C90">
        <w:rPr>
          <w:rStyle w:val="Merknadsreferanse"/>
          <w:sz w:val="20"/>
          <w:szCs w:val="22"/>
          <w:lang w:val="en-GB"/>
        </w:rPr>
        <w:commentReference w:id="395"/>
      </w:r>
      <w:r w:rsidRPr="00A27C90">
        <w:rPr>
          <w:lang w:val="en-GB"/>
        </w:rPr>
        <w:t xml:space="preserve">t should also be noted that </w:t>
      </w:r>
      <w:r>
        <w:rPr>
          <w:lang w:val="en-GB"/>
        </w:rPr>
        <w:t xml:space="preserve">bacteriological sampling from </w:t>
      </w:r>
      <w:r w:rsidRPr="00A27C90">
        <w:rPr>
          <w:lang w:val="en-GB"/>
        </w:rPr>
        <w:t xml:space="preserve">newly hatched chicks </w:t>
      </w:r>
      <w:r>
        <w:rPr>
          <w:lang w:val="en-GB"/>
        </w:rPr>
        <w:t xml:space="preserve">and very young birds may be challenging. Maintaining </w:t>
      </w:r>
      <w:r w:rsidRPr="00A27C90">
        <w:rPr>
          <w:lang w:val="en-GB"/>
        </w:rPr>
        <w:t xml:space="preserve">aseptic conditions during </w:t>
      </w:r>
      <w:r>
        <w:rPr>
          <w:lang w:val="en-GB"/>
        </w:rPr>
        <w:t>necropsy can be difficult, increasing the risk of</w:t>
      </w:r>
      <w:r w:rsidRPr="00A27C90">
        <w:rPr>
          <w:lang w:val="en-GB"/>
        </w:rPr>
        <w:t xml:space="preserve"> contamination</w:t>
      </w:r>
      <w:r>
        <w:rPr>
          <w:lang w:val="en-GB"/>
        </w:rPr>
        <w:t xml:space="preserve"> and potentially contributing to the detection of incidental </w:t>
      </w:r>
      <w:r>
        <w:rPr>
          <w:i/>
          <w:iCs/>
          <w:lang w:val="en-GB"/>
        </w:rPr>
        <w:t xml:space="preserve">E. coli </w:t>
      </w:r>
      <w:r>
        <w:rPr>
          <w:lang w:val="en-GB"/>
        </w:rPr>
        <w:t>variants that are not involved in disease development</w:t>
      </w:r>
      <w:r w:rsidRPr="00A27C90">
        <w:rPr>
          <w:lang w:val="en-GB"/>
        </w:rPr>
        <w:t>.</w:t>
      </w:r>
    </w:p>
    <w:p w14:paraId="177DA213" w14:textId="77777777" w:rsidR="00760F41" w:rsidRDefault="00760F41" w:rsidP="00760F41">
      <w:pPr>
        <w:spacing w:line="360" w:lineRule="auto"/>
        <w:jc w:val="both"/>
        <w:rPr>
          <w:bCs/>
          <w:u w:val="single"/>
          <w:lang w:val="en-US"/>
        </w:rPr>
      </w:pPr>
      <w:r>
        <w:rPr>
          <w:bCs/>
          <w:u w:val="single"/>
          <w:lang w:val="en-US"/>
        </w:rPr>
        <w:t>Virulence-associated genes and antimicrobial resistance</w:t>
      </w:r>
    </w:p>
    <w:p w14:paraId="3D056DC2" w14:textId="3A366216" w:rsidR="00C43D35" w:rsidDel="00D30387" w:rsidRDefault="00C43D35" w:rsidP="00C43D35">
      <w:pPr>
        <w:spacing w:line="360" w:lineRule="auto"/>
        <w:jc w:val="both"/>
        <w:rPr>
          <w:del w:id="398" w:author="Sekse, Camilla" w:date="2026-07-30T10:55:00Z" w16du:dateUtc="2026-07-30T08:55:00Z"/>
          <w:moveTo w:id="399" w:author="Sekse, Camilla" w:date="2026-07-30T10:31:00Z" w16du:dateUtc="2026-07-30T08:31:00Z"/>
          <w:lang w:val="en-GB"/>
        </w:rPr>
      </w:pPr>
      <w:moveToRangeStart w:id="400" w:author="Sekse, Camilla" w:date="2026-07-30T10:31:00Z" w:name="move236299926"/>
      <w:moveTo w:id="401" w:author="Sekse, Camilla" w:date="2026-07-30T10:31:00Z" w16du:dateUtc="2026-07-30T08:31:00Z">
        <w:del w:id="402" w:author="Sekse, Camilla" w:date="2026-07-30T10:55:00Z" w16du:dateUtc="2026-07-30T08:55:00Z">
          <w:r w:rsidDel="00D30387">
            <w:rPr>
              <w:lang w:val="en-GB"/>
            </w:rPr>
            <w:delText xml:space="preserve">Interestingly, the two most frequently detected APEC variants, ST23-O78:H4 and ST429-O2/O50:H1, shared an identical virulence profile consisting of </w:delText>
          </w:r>
          <w:r w:rsidRPr="00A27C90" w:rsidDel="00D30387">
            <w:rPr>
              <w:i/>
              <w:iCs/>
              <w:lang w:val="en-GB"/>
            </w:rPr>
            <w:delText>cva</w:delText>
          </w:r>
          <w:r w:rsidRPr="00A27C90" w:rsidDel="00D30387">
            <w:rPr>
              <w:lang w:val="en-GB"/>
            </w:rPr>
            <w:delText xml:space="preserve">C, </w:delText>
          </w:r>
          <w:r w:rsidRPr="00A27C90" w:rsidDel="00D30387">
            <w:rPr>
              <w:i/>
              <w:iCs/>
              <w:lang w:val="en-GB"/>
            </w:rPr>
            <w:delText>hly</w:delText>
          </w:r>
          <w:r w:rsidRPr="00A27C90" w:rsidDel="00D30387">
            <w:rPr>
              <w:lang w:val="en-GB"/>
            </w:rPr>
            <w:delText xml:space="preserve">F, </w:delText>
          </w:r>
          <w:r w:rsidRPr="00A27C90" w:rsidDel="00D30387">
            <w:rPr>
              <w:i/>
              <w:iCs/>
              <w:lang w:val="en-GB"/>
            </w:rPr>
            <w:delText>iro</w:delText>
          </w:r>
          <w:r w:rsidRPr="00A27C90" w:rsidDel="00D30387">
            <w:rPr>
              <w:lang w:val="en-GB"/>
            </w:rPr>
            <w:delText xml:space="preserve">N, </w:delText>
          </w:r>
          <w:r w:rsidRPr="00A27C90" w:rsidDel="00D30387">
            <w:rPr>
              <w:i/>
              <w:iCs/>
              <w:lang w:val="en-GB"/>
            </w:rPr>
            <w:delText>irp</w:delText>
          </w:r>
          <w:r w:rsidRPr="00A27C90" w:rsidDel="00D30387">
            <w:rPr>
              <w:lang w:val="en-GB"/>
            </w:rPr>
            <w:delText xml:space="preserve">2, </w:delText>
          </w:r>
          <w:r w:rsidRPr="00A27C90" w:rsidDel="00D30387">
            <w:rPr>
              <w:i/>
              <w:iCs/>
              <w:lang w:val="en-GB"/>
            </w:rPr>
            <w:delText>iss</w:delText>
          </w:r>
          <w:r w:rsidRPr="00A27C90" w:rsidDel="00D30387">
            <w:rPr>
              <w:lang w:val="en-GB"/>
            </w:rPr>
            <w:delText xml:space="preserve">, </w:delText>
          </w:r>
          <w:r w:rsidRPr="00A27C90" w:rsidDel="00D30387">
            <w:rPr>
              <w:i/>
              <w:iCs/>
              <w:lang w:val="en-GB"/>
            </w:rPr>
            <w:delText>iuc</w:delText>
          </w:r>
          <w:r w:rsidRPr="00A27C90" w:rsidDel="00D30387">
            <w:rPr>
              <w:lang w:val="en-GB"/>
            </w:rPr>
            <w:delText xml:space="preserve">C, </w:delText>
          </w:r>
          <w:r w:rsidRPr="00A27C90" w:rsidDel="00D30387">
            <w:rPr>
              <w:i/>
              <w:iCs/>
              <w:lang w:val="en-GB"/>
            </w:rPr>
            <w:delText>iut</w:delText>
          </w:r>
          <w:r w:rsidRPr="00A27C90" w:rsidDel="00D30387">
            <w:rPr>
              <w:lang w:val="en-GB"/>
            </w:rPr>
            <w:delText xml:space="preserve">A, </w:delText>
          </w:r>
          <w:r w:rsidRPr="00A27C90" w:rsidDel="00D30387">
            <w:rPr>
              <w:i/>
              <w:iCs/>
              <w:lang w:val="en-GB"/>
            </w:rPr>
            <w:delText>omp</w:delText>
          </w:r>
          <w:r w:rsidRPr="00A27C90" w:rsidDel="00D30387">
            <w:rPr>
              <w:lang w:val="en-GB"/>
            </w:rPr>
            <w:delText>T</w:delText>
          </w:r>
          <w:r w:rsidDel="00D30387">
            <w:rPr>
              <w:lang w:val="en-GB"/>
            </w:rPr>
            <w:delText xml:space="preserve"> and</w:delText>
          </w:r>
          <w:r w:rsidRPr="00A27C90" w:rsidDel="00D30387">
            <w:rPr>
              <w:lang w:val="en-GB"/>
            </w:rPr>
            <w:delText xml:space="preserve"> </w:delText>
          </w:r>
          <w:r w:rsidRPr="00A27C90" w:rsidDel="00D30387">
            <w:rPr>
              <w:i/>
              <w:iCs/>
              <w:lang w:val="en-GB"/>
            </w:rPr>
            <w:delText>tsh</w:delText>
          </w:r>
          <w:r w:rsidDel="00D30387">
            <w:rPr>
              <w:lang w:val="en-GB"/>
            </w:rPr>
            <w:delText>. These genes have previously been associated with APEC pathogenicity, and many are located on ColV-associated plasmids. Similar virulence profiles were observed among additional APEC variants, suggesting that acquisition and maintenance of virulence-associated plasmids contribute to the success of certain APEC variants (ref?). At the same time, the occurrence of similar virulence profiles in genetically distinct variants further illustrates the heterogeneous nature of the APEC pathotype.</w:delText>
          </w:r>
        </w:del>
      </w:moveTo>
    </w:p>
    <w:moveToRangeEnd w:id="400"/>
    <w:p w14:paraId="49BF6FBE" w14:textId="52D5F315" w:rsidR="00760F41" w:rsidRDefault="00760F41" w:rsidP="00760F41">
      <w:pPr>
        <w:spacing w:line="360" w:lineRule="auto"/>
        <w:jc w:val="both"/>
        <w:rPr>
          <w:ins w:id="403" w:author="Sekse, Camilla" w:date="2026-07-30T10:55:00Z" w16du:dateUtc="2026-07-30T08:55:00Z"/>
          <w:lang w:val="en-GB"/>
        </w:rPr>
      </w:pPr>
      <w:r>
        <w:rPr>
          <w:lang w:val="en-GB"/>
        </w:rPr>
        <w:t xml:space="preserve">Several of the dominant APEC variants identified in this study shared similar virulence profiles and carried VAGs commonly linked to APEC pathogenicity. In particular, the </w:t>
      </w:r>
      <w:ins w:id="404" w:author="Sekse, Camilla" w:date="2026-07-30T10:52:00Z" w16du:dateUtc="2026-07-30T08:52:00Z">
        <w:r w:rsidR="00D30387">
          <w:rPr>
            <w:lang w:val="en-GB"/>
          </w:rPr>
          <w:t xml:space="preserve">two </w:t>
        </w:r>
      </w:ins>
      <w:r>
        <w:rPr>
          <w:lang w:val="en-GB"/>
        </w:rPr>
        <w:t>most frequent</w:t>
      </w:r>
      <w:ins w:id="405" w:author="Sekse, Camilla" w:date="2026-07-30T10:52:00Z" w16du:dateUtc="2026-07-30T08:52:00Z">
        <w:r w:rsidR="00D30387">
          <w:rPr>
            <w:lang w:val="en-GB"/>
          </w:rPr>
          <w:t>ly</w:t>
        </w:r>
      </w:ins>
      <w:r>
        <w:rPr>
          <w:lang w:val="en-GB"/>
        </w:rPr>
        <w:t xml:space="preserve"> detected variants</w:t>
      </w:r>
      <w:ins w:id="406" w:author="Sekse, Camilla" w:date="2026-07-30T10:52:00Z" w16du:dateUtc="2026-07-30T08:52:00Z">
        <w:r w:rsidR="00D30387">
          <w:rPr>
            <w:lang w:val="en-GB"/>
          </w:rPr>
          <w:t>,</w:t>
        </w:r>
        <w:r w:rsidR="00D30387" w:rsidRPr="00D30387">
          <w:rPr>
            <w:lang w:val="en-GB"/>
          </w:rPr>
          <w:t xml:space="preserve"> </w:t>
        </w:r>
        <w:r w:rsidR="00D30387">
          <w:rPr>
            <w:lang w:val="en-GB"/>
          </w:rPr>
          <w:t xml:space="preserve">ST23-O78:H4 and ST429-O2/O50:H1, shared an identical virulence profile consisting of </w:t>
        </w:r>
        <w:r w:rsidR="00D30387" w:rsidRPr="00A27C90">
          <w:rPr>
            <w:i/>
            <w:iCs/>
            <w:lang w:val="en-GB"/>
          </w:rPr>
          <w:t>cva</w:t>
        </w:r>
        <w:r w:rsidR="00D30387" w:rsidRPr="00A27C90">
          <w:rPr>
            <w:lang w:val="en-GB"/>
          </w:rPr>
          <w:t xml:space="preserve">C, </w:t>
        </w:r>
        <w:r w:rsidR="00D30387" w:rsidRPr="00A27C90">
          <w:rPr>
            <w:i/>
            <w:iCs/>
            <w:lang w:val="en-GB"/>
          </w:rPr>
          <w:t>hly</w:t>
        </w:r>
        <w:r w:rsidR="00D30387" w:rsidRPr="00A27C90">
          <w:rPr>
            <w:lang w:val="en-GB"/>
          </w:rPr>
          <w:t xml:space="preserve">F, </w:t>
        </w:r>
        <w:r w:rsidR="00D30387" w:rsidRPr="00A27C90">
          <w:rPr>
            <w:i/>
            <w:iCs/>
            <w:lang w:val="en-GB"/>
          </w:rPr>
          <w:t>iro</w:t>
        </w:r>
        <w:r w:rsidR="00D30387" w:rsidRPr="00A27C90">
          <w:rPr>
            <w:lang w:val="en-GB"/>
          </w:rPr>
          <w:t xml:space="preserve">N, </w:t>
        </w:r>
        <w:r w:rsidR="00D30387" w:rsidRPr="00A27C90">
          <w:rPr>
            <w:i/>
            <w:iCs/>
            <w:lang w:val="en-GB"/>
          </w:rPr>
          <w:t>irp</w:t>
        </w:r>
        <w:r w:rsidR="00D30387" w:rsidRPr="00A27C90">
          <w:rPr>
            <w:lang w:val="en-GB"/>
          </w:rPr>
          <w:t xml:space="preserve">2, </w:t>
        </w:r>
        <w:r w:rsidR="00D30387" w:rsidRPr="00A27C90">
          <w:rPr>
            <w:i/>
            <w:iCs/>
            <w:lang w:val="en-GB"/>
          </w:rPr>
          <w:t>iss</w:t>
        </w:r>
        <w:r w:rsidR="00D30387" w:rsidRPr="00A27C90">
          <w:rPr>
            <w:lang w:val="en-GB"/>
          </w:rPr>
          <w:t xml:space="preserve">, </w:t>
        </w:r>
        <w:r w:rsidR="00D30387" w:rsidRPr="00A27C90">
          <w:rPr>
            <w:i/>
            <w:iCs/>
            <w:lang w:val="en-GB"/>
          </w:rPr>
          <w:t>iuc</w:t>
        </w:r>
        <w:r w:rsidR="00D30387" w:rsidRPr="00A27C90">
          <w:rPr>
            <w:lang w:val="en-GB"/>
          </w:rPr>
          <w:t xml:space="preserve">C, </w:t>
        </w:r>
        <w:r w:rsidR="00D30387" w:rsidRPr="00A27C90">
          <w:rPr>
            <w:i/>
            <w:iCs/>
            <w:lang w:val="en-GB"/>
          </w:rPr>
          <w:t>iut</w:t>
        </w:r>
        <w:r w:rsidR="00D30387" w:rsidRPr="00A27C90">
          <w:rPr>
            <w:lang w:val="en-GB"/>
          </w:rPr>
          <w:t xml:space="preserve">A, </w:t>
        </w:r>
        <w:r w:rsidR="00D30387" w:rsidRPr="00A27C90">
          <w:rPr>
            <w:i/>
            <w:iCs/>
            <w:lang w:val="en-GB"/>
          </w:rPr>
          <w:t>omp</w:t>
        </w:r>
        <w:r w:rsidR="00D30387" w:rsidRPr="00A27C90">
          <w:rPr>
            <w:lang w:val="en-GB"/>
          </w:rPr>
          <w:t>T</w:t>
        </w:r>
        <w:r w:rsidR="00D30387">
          <w:rPr>
            <w:lang w:val="en-GB"/>
          </w:rPr>
          <w:t xml:space="preserve"> and</w:t>
        </w:r>
        <w:r w:rsidR="00D30387" w:rsidRPr="00A27C90">
          <w:rPr>
            <w:lang w:val="en-GB"/>
          </w:rPr>
          <w:t xml:space="preserve"> </w:t>
        </w:r>
        <w:r w:rsidR="00D30387" w:rsidRPr="00A27C90">
          <w:rPr>
            <w:i/>
            <w:iCs/>
            <w:lang w:val="en-GB"/>
          </w:rPr>
          <w:t>tsh</w:t>
        </w:r>
        <w:r w:rsidR="00D30387">
          <w:rPr>
            <w:lang w:val="en-GB"/>
          </w:rPr>
          <w:t>.</w:t>
        </w:r>
      </w:ins>
      <w:ins w:id="407" w:author="Sekse, Camilla" w:date="2026-07-30T10:53:00Z" w16du:dateUtc="2026-07-30T08:53:00Z">
        <w:r w:rsidR="00D30387">
          <w:rPr>
            <w:lang w:val="en-GB"/>
          </w:rPr>
          <w:t xml:space="preserve"> Many of these genes have previously </w:t>
        </w:r>
      </w:ins>
      <w:ins w:id="408" w:author="Sekse, Camilla" w:date="2026-07-30T10:54:00Z" w16du:dateUtc="2026-07-30T08:54:00Z">
        <w:r w:rsidR="00D30387">
          <w:rPr>
            <w:lang w:val="en-GB"/>
          </w:rPr>
          <w:t xml:space="preserve">been associated with APEC pathogenicity, and many are </w:t>
        </w:r>
        <w:r w:rsidR="00D30387">
          <w:rPr>
            <w:lang w:val="en-GB"/>
          </w:rPr>
          <w:t xml:space="preserve">commonly </w:t>
        </w:r>
        <w:r w:rsidR="00D30387">
          <w:rPr>
            <w:lang w:val="en-GB"/>
          </w:rPr>
          <w:t>located on ColV-associated plasmids.</w:t>
        </w:r>
      </w:ins>
      <w:ins w:id="409" w:author="Sekse, Camilla" w:date="2026-07-30T10:55:00Z" w16du:dateUtc="2026-07-30T08:55:00Z">
        <w:r w:rsidR="00D30387">
          <w:rPr>
            <w:lang w:val="en-GB"/>
          </w:rPr>
          <w:t xml:space="preserve"> </w:t>
        </w:r>
      </w:ins>
      <w:del w:id="410" w:author="Sekse, Camilla" w:date="2026-07-30T10:55:00Z" w16du:dateUtc="2026-07-30T08:55:00Z">
        <w:r w:rsidDel="00D30387">
          <w:rPr>
            <w:lang w:val="en-GB"/>
          </w:rPr>
          <w:delText xml:space="preserve"> carried genes associated with iron acquisition, serum resistance and adhesion, many of which have previously been linked to ColV plasmids. </w:delText>
        </w:r>
      </w:del>
      <w:r>
        <w:rPr>
          <w:lang w:val="en-GB"/>
        </w:rPr>
        <w:t xml:space="preserve">Similar virulence profiles were </w:t>
      </w:r>
      <w:del w:id="411" w:author="Sekse, Camilla" w:date="2026-07-30T10:55:00Z" w16du:dateUtc="2026-07-30T08:55:00Z">
        <w:r w:rsidDel="00D30387">
          <w:rPr>
            <w:lang w:val="en-GB"/>
          </w:rPr>
          <w:delText xml:space="preserve">nevertheless </w:delText>
        </w:r>
      </w:del>
      <w:ins w:id="412" w:author="Sekse, Camilla" w:date="2026-07-30T10:55:00Z" w16du:dateUtc="2026-07-30T08:55:00Z">
        <w:r w:rsidR="00D30387">
          <w:rPr>
            <w:lang w:val="en-GB"/>
          </w:rPr>
          <w:t>also</w:t>
        </w:r>
        <w:r w:rsidR="00D30387">
          <w:rPr>
            <w:lang w:val="en-GB"/>
          </w:rPr>
          <w:t xml:space="preserve"> </w:t>
        </w:r>
      </w:ins>
      <w:r>
        <w:rPr>
          <w:lang w:val="en-GB"/>
        </w:rPr>
        <w:t xml:space="preserve">observed among genetically distinct APEC variants, suggesting that virulence-associated plasmids may disseminate </w:t>
      </w:r>
      <w:del w:id="413" w:author="Sekse, Camilla" w:date="2026-07-30T10:56:00Z" w16du:dateUtc="2026-07-30T08:56:00Z">
        <w:r w:rsidDel="00D30387">
          <w:rPr>
            <w:lang w:val="en-GB"/>
          </w:rPr>
          <w:delText xml:space="preserve">between </w:delText>
        </w:r>
      </w:del>
      <w:ins w:id="414" w:author="Sekse, Camilla" w:date="2026-07-30T10:56:00Z" w16du:dateUtc="2026-07-30T08:56:00Z">
        <w:r w:rsidR="00D30387">
          <w:rPr>
            <w:lang w:val="en-GB"/>
          </w:rPr>
          <w:t>across</w:t>
        </w:r>
        <w:r w:rsidR="00D30387">
          <w:rPr>
            <w:lang w:val="en-GB"/>
          </w:rPr>
          <w:t xml:space="preserve"> </w:t>
        </w:r>
      </w:ins>
      <w:r>
        <w:rPr>
          <w:lang w:val="en-GB"/>
        </w:rPr>
        <w:t xml:space="preserve">different </w:t>
      </w:r>
      <w:r>
        <w:rPr>
          <w:i/>
          <w:iCs/>
          <w:lang w:val="en-GB"/>
        </w:rPr>
        <w:t xml:space="preserve">E. coli </w:t>
      </w:r>
      <w:r>
        <w:rPr>
          <w:lang w:val="en-GB"/>
        </w:rPr>
        <w:t>strains and contribute to the success of multiple APEC variants.</w:t>
      </w:r>
    </w:p>
    <w:p w14:paraId="5057CB45" w14:textId="0114B68F" w:rsidR="00D30387" w:rsidDel="00D30387" w:rsidRDefault="00D30387" w:rsidP="00760F41">
      <w:pPr>
        <w:spacing w:line="360" w:lineRule="auto"/>
        <w:jc w:val="both"/>
        <w:rPr>
          <w:del w:id="415" w:author="Sekse, Camilla" w:date="2026-07-30T10:56:00Z" w16du:dateUtc="2026-07-30T08:56:00Z"/>
          <w:lang w:val="en-GB"/>
        </w:rPr>
      </w:pPr>
    </w:p>
    <w:p w14:paraId="502EB8BE" w14:textId="3A2BDA80" w:rsidR="00760F41" w:rsidDel="00496674" w:rsidRDefault="00760F41" w:rsidP="00760F41">
      <w:pPr>
        <w:spacing w:line="360" w:lineRule="auto"/>
        <w:jc w:val="both"/>
        <w:rPr>
          <w:del w:id="416" w:author="Sekse, Camilla" w:date="2026-07-30T10:59:00Z" w16du:dateUtc="2026-07-30T08:59:00Z"/>
          <w:lang w:val="en-GB"/>
        </w:rPr>
      </w:pPr>
      <w:r>
        <w:rPr>
          <w:lang w:val="en-GB"/>
        </w:rPr>
        <w:t xml:space="preserve">Variation in VAG content was also observed among isolates belonging to the same ST and serotype. While this may reflect </w:t>
      </w:r>
      <w:ins w:id="417" w:author="Sekse, Camilla" w:date="2026-07-30T10:56:00Z" w16du:dateUtc="2026-07-30T08:56:00Z">
        <w:r w:rsidR="00D30387">
          <w:rPr>
            <w:lang w:val="en-GB"/>
          </w:rPr>
          <w:t xml:space="preserve">both </w:t>
        </w:r>
      </w:ins>
      <w:r>
        <w:rPr>
          <w:lang w:val="en-GB"/>
        </w:rPr>
        <w:t xml:space="preserve">true biological variation </w:t>
      </w:r>
      <w:del w:id="418" w:author="Sekse, Camilla" w:date="2026-07-30T10:57:00Z" w16du:dateUtc="2026-07-30T08:57:00Z">
        <w:r w:rsidDel="00496674">
          <w:rPr>
            <w:lang w:val="en-GB"/>
          </w:rPr>
          <w:delText>within APEC populations, it may also partly be influenced by</w:delText>
        </w:r>
      </w:del>
      <w:ins w:id="419" w:author="Sekse, Camilla" w:date="2026-07-30T10:57:00Z" w16du:dateUtc="2026-07-30T08:57:00Z">
        <w:r w:rsidR="00496674">
          <w:rPr>
            <w:lang w:val="en-GB"/>
          </w:rPr>
          <w:t>and</w:t>
        </w:r>
      </w:ins>
      <w:r>
        <w:rPr>
          <w:lang w:val="en-GB"/>
        </w:rPr>
        <w:t xml:space="preserve"> methodological limitations</w:t>
      </w:r>
      <w:ins w:id="420" w:author="Sekse, Camilla" w:date="2026-07-30T10:57:00Z" w16du:dateUtc="2026-07-30T08:57:00Z">
        <w:r w:rsidR="00496674">
          <w:rPr>
            <w:lang w:val="en-GB"/>
          </w:rPr>
          <w:t xml:space="preserve"> associated with assembly-based gene detection.</w:t>
        </w:r>
      </w:ins>
      <w:del w:id="421" w:author="Sekse, Camilla" w:date="2026-07-30T10:57:00Z" w16du:dateUtc="2026-07-30T08:57:00Z">
        <w:r w:rsidDel="00496674">
          <w:rPr>
            <w:lang w:val="en-GB"/>
          </w:rPr>
          <w:delText>. Detection of VAGs in the present study was based on assembled genomes, and successful identification depends on adequate assembly of the genomic region containing the gene of interest.</w:delText>
        </w:r>
      </w:del>
      <w:r>
        <w:rPr>
          <w:lang w:val="en-GB"/>
        </w:rPr>
        <w:t xml:space="preserve"> Consequently, </w:t>
      </w:r>
      <w:ins w:id="422" w:author="Sekse, Camilla" w:date="2026-07-30T10:58:00Z" w16du:dateUtc="2026-07-30T08:58:00Z">
        <w:r w:rsidR="00496674">
          <w:rPr>
            <w:lang w:val="en-GB"/>
          </w:rPr>
          <w:t xml:space="preserve">some </w:t>
        </w:r>
      </w:ins>
      <w:r>
        <w:rPr>
          <w:lang w:val="en-GB"/>
        </w:rPr>
        <w:t xml:space="preserve">genes may </w:t>
      </w:r>
      <w:del w:id="423" w:author="Sekse, Camilla" w:date="2026-07-30T10:58:00Z" w16du:dateUtc="2026-07-30T08:58:00Z">
        <w:r w:rsidDel="00496674">
          <w:rPr>
            <w:lang w:val="en-GB"/>
          </w:rPr>
          <w:delText xml:space="preserve">occasionally </w:delText>
        </w:r>
      </w:del>
      <w:r>
        <w:rPr>
          <w:lang w:val="en-GB"/>
        </w:rPr>
        <w:t xml:space="preserve">be present but not </w:t>
      </w:r>
      <w:del w:id="424" w:author="Sekse, Camilla" w:date="2026-07-30T10:58:00Z" w16du:dateUtc="2026-07-30T08:58:00Z">
        <w:r w:rsidDel="00496674">
          <w:rPr>
            <w:lang w:val="en-GB"/>
          </w:rPr>
          <w:delText xml:space="preserve">reported </w:delText>
        </w:r>
      </w:del>
      <w:ins w:id="425" w:author="Sekse, Camilla" w:date="2026-07-30T10:58:00Z" w16du:dateUtc="2026-07-30T08:58:00Z">
        <w:r w:rsidR="00496674">
          <w:rPr>
            <w:lang w:val="en-GB"/>
          </w:rPr>
          <w:t xml:space="preserve">detected in </w:t>
        </w:r>
      </w:ins>
      <w:del w:id="426" w:author="Sekse, Camilla" w:date="2026-07-30T10:58:00Z" w16du:dateUtc="2026-07-30T08:58:00Z">
        <w:r w:rsidDel="00496674">
          <w:rPr>
            <w:lang w:val="en-GB"/>
          </w:rPr>
          <w:delText xml:space="preserve">if assembly </w:delText>
        </w:r>
      </w:del>
      <w:r>
        <w:rPr>
          <w:lang w:val="en-GB"/>
        </w:rPr>
        <w:t>fragment</w:t>
      </w:r>
      <w:ins w:id="427" w:author="Sekse, Camilla" w:date="2026-07-30T10:58:00Z" w16du:dateUtc="2026-07-30T08:58:00Z">
        <w:r w:rsidR="00496674">
          <w:rPr>
            <w:lang w:val="en-GB"/>
          </w:rPr>
          <w:t xml:space="preserve">ed genome </w:t>
        </w:r>
      </w:ins>
      <w:ins w:id="428" w:author="Sekse, Camilla" w:date="2026-07-30T10:59:00Z" w16du:dateUtc="2026-07-30T08:59:00Z">
        <w:r w:rsidR="00496674">
          <w:rPr>
            <w:lang w:val="en-GB"/>
          </w:rPr>
          <w:t>assemblies</w:t>
        </w:r>
      </w:ins>
      <w:del w:id="429" w:author="Sekse, Camilla" w:date="2026-07-30T10:58:00Z" w16du:dateUtc="2026-07-30T08:58:00Z">
        <w:r w:rsidDel="00496674">
          <w:rPr>
            <w:lang w:val="en-GB"/>
          </w:rPr>
          <w:delText>ation results in incomplete gene sequences or genes being split across contigs</w:delText>
        </w:r>
      </w:del>
      <w:r>
        <w:rPr>
          <w:lang w:val="en-GB"/>
        </w:rPr>
        <w:t xml:space="preserve">. </w:t>
      </w:r>
      <w:del w:id="430" w:author="Sekse, Camilla" w:date="2026-07-30T10:59:00Z" w16du:dateUtc="2026-07-30T08:59:00Z">
        <w:r w:rsidDel="00496674">
          <w:rPr>
            <w:lang w:val="en-GB"/>
          </w:rPr>
          <w:delText>This should be taken into consideration when interpreting differences in virulence profiles between closely related isolates.</w:delText>
        </w:r>
      </w:del>
    </w:p>
    <w:p w14:paraId="2B72405E" w14:textId="77777777" w:rsidR="00760F41" w:rsidRDefault="00760F41" w:rsidP="00760F41">
      <w:pPr>
        <w:spacing w:line="360" w:lineRule="auto"/>
        <w:jc w:val="both"/>
        <w:rPr>
          <w:lang w:val="en-GB"/>
        </w:rPr>
      </w:pPr>
      <w:r>
        <w:rPr>
          <w:lang w:val="en-GB"/>
        </w:rPr>
        <w:t>Nevertheless, the observed variation in virulence profiles further highlights the challenges associated with defining APEC based solely on genetic markers. Although several VAGs were frequently detected among disease-associated isolates, no single gene or virulence profile was consistently present in all APEC variants. Together with previous studies, these findings support the concept of APEC as a heterogeneous pathotype rather than a genetically well-defined group.</w:t>
      </w:r>
    </w:p>
    <w:p w14:paraId="7250400F" w14:textId="5D0A4DD9" w:rsidR="006E0C46" w:rsidRPr="00154D99" w:rsidRDefault="00760F41" w:rsidP="004C7EDC">
      <w:pPr>
        <w:spacing w:line="360" w:lineRule="auto"/>
        <w:jc w:val="both"/>
        <w:rPr>
          <w:lang w:val="en-GB"/>
        </w:rPr>
      </w:pPr>
      <w:r>
        <w:rPr>
          <w:lang w:val="en-GB"/>
        </w:rPr>
        <w:t xml:space="preserve">The overall occurrence of AMR genes was low among the isolates included in this study. This finding is consistent with the limited use of antimicrobials in Norwegian broiler production and the generally favourable AMR situation reported in Norwegian poultry (ref – NORM-VET). The most frequently observed resistance determinants were the </w:t>
      </w:r>
      <w:r>
        <w:rPr>
          <w:i/>
          <w:iCs/>
          <w:lang w:val="en-GB"/>
        </w:rPr>
        <w:t>gyrA</w:t>
      </w:r>
      <w:r w:rsidRPr="00A27C90">
        <w:rPr>
          <w:lang w:val="en-GB"/>
        </w:rPr>
        <w:t xml:space="preserve"> S83L </w:t>
      </w:r>
      <w:r>
        <w:rPr>
          <w:lang w:val="en-GB"/>
        </w:rPr>
        <w:t>mutation,</w:t>
      </w:r>
      <w:r w:rsidRPr="00A27C90">
        <w:rPr>
          <w:lang w:val="en-GB"/>
        </w:rPr>
        <w:t xml:space="preserve"> </w:t>
      </w:r>
      <w:r w:rsidRPr="00A27C90">
        <w:rPr>
          <w:i/>
          <w:iCs/>
          <w:lang w:val="en-GB"/>
        </w:rPr>
        <w:t>sul</w:t>
      </w:r>
      <w:r w:rsidRPr="00A27C90">
        <w:rPr>
          <w:lang w:val="en-GB"/>
        </w:rPr>
        <w:t xml:space="preserve">2, and </w:t>
      </w:r>
      <w:r w:rsidRPr="00A27C90">
        <w:rPr>
          <w:i/>
          <w:iCs/>
          <w:lang w:val="en-GB"/>
        </w:rPr>
        <w:t>bla</w:t>
      </w:r>
      <w:r w:rsidRPr="00A27C90">
        <w:rPr>
          <w:vertAlign w:val="subscript"/>
          <w:lang w:val="en-GB"/>
        </w:rPr>
        <w:t>TEM-1</w:t>
      </w:r>
      <w:r>
        <w:rPr>
          <w:lang w:val="en-GB"/>
        </w:rPr>
        <w:t>. In contrast to reports from other poultry-producing countries (ref), AMR does not currently appear to be a major characteristic of APEC in Norway.</w:t>
      </w:r>
    </w:p>
    <w:p w14:paraId="3BBB37B3" w14:textId="77777777" w:rsidR="00154D99" w:rsidRDefault="00154D99" w:rsidP="00154D99">
      <w:pPr>
        <w:spacing w:line="360" w:lineRule="auto"/>
        <w:jc w:val="both"/>
        <w:rPr>
          <w:bCs/>
          <w:u w:val="single"/>
          <w:lang w:val="en-US"/>
        </w:rPr>
      </w:pPr>
      <w:r>
        <w:rPr>
          <w:bCs/>
          <w:u w:val="single"/>
          <w:lang w:val="en-US"/>
        </w:rPr>
        <w:t>Strengths and limitations</w:t>
      </w:r>
    </w:p>
    <w:p w14:paraId="1854A0AD" w14:textId="77777777" w:rsidR="00154D99" w:rsidRDefault="00154D99" w:rsidP="00154D99">
      <w:pPr>
        <w:spacing w:line="360" w:lineRule="auto"/>
        <w:jc w:val="both"/>
        <w:rPr>
          <w:lang w:val="en-GB"/>
        </w:rPr>
      </w:pPr>
      <w:r>
        <w:rPr>
          <w:lang w:val="en-GB"/>
        </w:rPr>
        <w:t>The present study has several strengths. To our knowledge, it represents the first longitudinal genomic investigation of APEC associated with colibacillosis in Norwegian poultry production, covering an eight-year period and including isolated from both broiler and breeder flocks. The large isolate collection, combined with WGS and access to epidemiological metadata, enabled analyses of population structure virulence profiles and genetic relatedness across production levels.</w:t>
      </w:r>
    </w:p>
    <w:p w14:paraId="01A4CDBD" w14:textId="77777777" w:rsidR="00154D99" w:rsidRDefault="00154D99" w:rsidP="00154D99">
      <w:pPr>
        <w:spacing w:line="360" w:lineRule="auto"/>
        <w:jc w:val="both"/>
        <w:rPr>
          <w:lang w:val="en-GB"/>
        </w:rPr>
      </w:pPr>
      <w:r>
        <w:rPr>
          <w:lang w:val="en-GB"/>
        </w:rPr>
        <w:t xml:space="preserve">Several limitations should, however, be considered when interpreting the findings. First, sampling was not performed as a part of a systematic national surveillance programme. A substantial proportion of isolates originates from targeted sampling associated with research projects and disease </w:t>
      </w:r>
      <w:r>
        <w:rPr>
          <w:lang w:val="en-GB"/>
        </w:rPr>
        <w:lastRenderedPageBreak/>
        <w:t>investigations, including periods with increased sampling during ST23-associated outbreak.  Consequently, the relative abundance of individual APEC variants in the present dataset may not accurately reflect their prevalence in the Norwegian poultry population.</w:t>
      </w:r>
    </w:p>
    <w:p w14:paraId="2A758AAD" w14:textId="0E2C847C" w:rsidR="00154D99" w:rsidRDefault="00154D99" w:rsidP="00154D99">
      <w:pPr>
        <w:spacing w:line="360" w:lineRule="auto"/>
        <w:jc w:val="both"/>
        <w:rPr>
          <w:lang w:val="en-GB"/>
        </w:rPr>
      </w:pPr>
      <w:r>
        <w:rPr>
          <w:lang w:val="en-GB"/>
        </w:rPr>
        <w:t xml:space="preserve">Second, sampling intensity varied between years and </w:t>
      </w:r>
      <w:del w:id="431" w:author="Sekse, Camilla" w:date="2026-07-30T11:02:00Z" w16du:dateUtc="2026-07-30T09:02:00Z">
        <w:r w:rsidDel="00774372">
          <w:rPr>
            <w:lang w:val="en-GB"/>
          </w:rPr>
          <w:delText xml:space="preserve">between </w:delText>
        </w:r>
      </w:del>
      <w:r>
        <w:rPr>
          <w:lang w:val="en-GB"/>
        </w:rPr>
        <w:t xml:space="preserve">production types, with broiler isolates accounting for the majority of the collection. In addition, the number of isolates characterized per submission varied considerably, </w:t>
      </w:r>
      <w:del w:id="432" w:author="Sekse, Camilla" w:date="2026-07-30T11:02:00Z" w16du:dateUtc="2026-07-30T09:02:00Z">
        <w:r w:rsidDel="00774372">
          <w:rPr>
            <w:lang w:val="en-GB"/>
          </w:rPr>
          <w:delText>which may have</w:delText>
        </w:r>
      </w:del>
      <w:ins w:id="433" w:author="Sekse, Camilla" w:date="2026-07-30T11:02:00Z" w16du:dateUtc="2026-07-30T09:02:00Z">
        <w:r w:rsidR="00774372">
          <w:rPr>
            <w:lang w:val="en-GB"/>
          </w:rPr>
          <w:t>potentially</w:t>
        </w:r>
      </w:ins>
      <w:r>
        <w:rPr>
          <w:lang w:val="en-GB"/>
        </w:rPr>
        <w:t xml:space="preserve"> influenc</w:t>
      </w:r>
      <w:ins w:id="434" w:author="Sekse, Camilla" w:date="2026-07-30T11:02:00Z" w16du:dateUtc="2026-07-30T09:02:00Z">
        <w:r w:rsidR="00774372">
          <w:rPr>
            <w:lang w:val="en-GB"/>
          </w:rPr>
          <w:t>ing</w:t>
        </w:r>
      </w:ins>
      <w:del w:id="435" w:author="Sekse, Camilla" w:date="2026-07-30T11:02:00Z" w16du:dateUtc="2026-07-30T09:02:00Z">
        <w:r w:rsidDel="00774372">
          <w:rPr>
            <w:lang w:val="en-GB"/>
          </w:rPr>
          <w:delText>ed</w:delText>
        </w:r>
      </w:del>
      <w:r>
        <w:rPr>
          <w:lang w:val="en-GB"/>
        </w:rPr>
        <w:t xml:space="preserve"> the probability of detecting multiple APEC variants within individual flocks.</w:t>
      </w:r>
    </w:p>
    <w:p w14:paraId="7A55DF78" w14:textId="77777777" w:rsidR="00154D99" w:rsidRPr="00672F9D" w:rsidRDefault="00154D99" w:rsidP="00154D99">
      <w:pPr>
        <w:spacing w:line="360" w:lineRule="auto"/>
        <w:jc w:val="both"/>
        <w:rPr>
          <w:lang w:val="en-GB"/>
        </w:rPr>
      </w:pPr>
      <w:r>
        <w:rPr>
          <w:lang w:val="en-GB"/>
        </w:rPr>
        <w:t xml:space="preserve">Finally, only disease-associated isolates were included in the study. The occurrence and diversity of APEC-associated virulence genes among commensal </w:t>
      </w:r>
      <w:r>
        <w:rPr>
          <w:i/>
          <w:iCs/>
          <w:lang w:val="en-GB"/>
        </w:rPr>
        <w:t xml:space="preserve">E. coli </w:t>
      </w:r>
      <w:r>
        <w:rPr>
          <w:lang w:val="en-GB"/>
        </w:rPr>
        <w:t>populations in healthy poultry therefore remain unknown. Furthermore, detailed pedigree information linking all breeder and broiler flocks was not available, preventing direct verification of transmission pathways within the production pyramid. In addition, information on poultry hybrid was not consistently available, limiting our ability to evaluate whether specific APEC variants were associated with particular breeding lines.</w:t>
      </w:r>
    </w:p>
    <w:p w14:paraId="61A77083" w14:textId="77777777" w:rsidR="00154D99" w:rsidRPr="00154D99" w:rsidRDefault="00154D99" w:rsidP="00154D99">
      <w:pPr>
        <w:spacing w:line="360" w:lineRule="auto"/>
        <w:jc w:val="both"/>
        <w:rPr>
          <w:bCs/>
          <w:u w:val="single"/>
          <w:lang w:val="en-US"/>
        </w:rPr>
      </w:pPr>
      <w:r>
        <w:rPr>
          <w:bCs/>
          <w:u w:val="single"/>
          <w:lang w:val="en-US"/>
        </w:rPr>
        <w:t>Conclusion and future perspectives</w:t>
      </w:r>
    </w:p>
    <w:p w14:paraId="6F943BFC" w14:textId="77777777" w:rsidR="00154D99" w:rsidRDefault="00154D99" w:rsidP="00154D99">
      <w:pPr>
        <w:spacing w:line="360" w:lineRule="auto"/>
        <w:jc w:val="both"/>
        <w:rPr>
          <w:lang w:val="en-GB"/>
        </w:rPr>
      </w:pPr>
      <w:r>
        <w:rPr>
          <w:lang w:val="en-GB"/>
        </w:rPr>
        <w:t xml:space="preserve">In conclusion, the present study demonstrates that APEC associated with colibacillosis in Norwegian poultry production is genetically diverse, comprising a broad range of STs, serotypes and virulence profiles. Despite this diversity, a limited number of APEC variants accounted for a substantial proportion of submissions, with ST23-O78:H4 emerging as the most prominent variant during this study period. </w:t>
      </w:r>
    </w:p>
    <w:p w14:paraId="24CE300E" w14:textId="77777777" w:rsidR="00154D99" w:rsidRDefault="00154D99" w:rsidP="00154D99">
      <w:pPr>
        <w:spacing w:line="360" w:lineRule="auto"/>
        <w:jc w:val="both"/>
        <w:rPr>
          <w:lang w:val="en-GB"/>
        </w:rPr>
      </w:pPr>
      <w:r>
        <w:rPr>
          <w:lang w:val="en-GB"/>
        </w:rPr>
        <w:t>Furthermore, the detection of closely related isolates in broiler and breeder production supports the role of the poultry production pyramid in the dissemination of specific APEC variants. Finally, generally low occurrence of AMR genes reflects the favourable AMR situation on Norwegian poultry production.</w:t>
      </w:r>
    </w:p>
    <w:p w14:paraId="15164628" w14:textId="5C11D9C4" w:rsidR="00154D99" w:rsidRDefault="00154D99" w:rsidP="00154D99">
      <w:pPr>
        <w:spacing w:line="360" w:lineRule="auto"/>
        <w:jc w:val="both"/>
        <w:rPr>
          <w:lang w:val="en-GB"/>
        </w:rPr>
      </w:pPr>
      <w:r>
        <w:rPr>
          <w:lang w:val="en-GB"/>
        </w:rPr>
        <w:t xml:space="preserve">Several important knowledge gaps remain. While this study focused on APEC isolates from colibacillosis, little is known about the occurrence and diversity of APEC-associated variants and related VAGs within the intestinal </w:t>
      </w:r>
      <w:r>
        <w:rPr>
          <w:i/>
          <w:iCs/>
          <w:lang w:val="en-GB"/>
        </w:rPr>
        <w:t xml:space="preserve">E. coli </w:t>
      </w:r>
      <w:r>
        <w:rPr>
          <w:lang w:val="en-GB"/>
        </w:rPr>
        <w:t xml:space="preserve">population of healthy poultry. It remains unclear whether many of the variants identified represent primary pathogens, opportunistic pathogens already present in the intestinal microbiota, or incidental findings associated with disease. Environmental and host-associated </w:t>
      </w:r>
      <w:del w:id="436" w:author="Sekse, Camilla" w:date="2026-07-30T11:05:00Z" w16du:dateUtc="2026-07-30T09:05:00Z">
        <w:r w:rsidDel="00774372">
          <w:rPr>
            <w:lang w:val="en-GB"/>
          </w:rPr>
          <w:delText xml:space="preserve">stress </w:delText>
        </w:r>
      </w:del>
      <w:r>
        <w:rPr>
          <w:lang w:val="en-GB"/>
        </w:rPr>
        <w:t xml:space="preserve">factors may also influence the transition from intestinal colonization to systemic infection. </w:t>
      </w:r>
    </w:p>
    <w:p w14:paraId="7DA9341B" w14:textId="65B4FBB8" w:rsidR="0000338E" w:rsidRPr="00154D99" w:rsidRDefault="00154D99" w:rsidP="004C7EDC">
      <w:pPr>
        <w:spacing w:line="360" w:lineRule="auto"/>
        <w:jc w:val="both"/>
        <w:rPr>
          <w:lang w:val="en-GB"/>
        </w:rPr>
      </w:pPr>
      <w:r>
        <w:rPr>
          <w:lang w:val="en-GB"/>
        </w:rPr>
        <w:t xml:space="preserve">Future studies should therefore </w:t>
      </w:r>
      <w:ins w:id="437" w:author="Sekse, Camilla" w:date="2026-07-30T11:06:00Z" w16du:dateUtc="2026-07-30T09:06:00Z">
        <w:r w:rsidR="00774372">
          <w:rPr>
            <w:lang w:val="en-GB"/>
          </w:rPr>
          <w:t>focus on identifying genetic and ec</w:t>
        </w:r>
      </w:ins>
      <w:ins w:id="438" w:author="Sekse, Camilla" w:date="2026-07-30T11:07:00Z" w16du:dateUtc="2026-07-30T09:07:00Z">
        <w:r w:rsidR="00774372">
          <w:rPr>
            <w:lang w:val="en-GB"/>
          </w:rPr>
          <w:t xml:space="preserve">ological </w:t>
        </w:r>
      </w:ins>
      <w:del w:id="439" w:author="Sekse, Camilla" w:date="2026-07-30T11:07:00Z" w16du:dateUtc="2026-07-30T09:07:00Z">
        <w:r w:rsidDel="00774372">
          <w:rPr>
            <w:lang w:val="en-GB"/>
          </w:rPr>
          <w:delText xml:space="preserve">aim to improve our understanding of the intestinal </w:delText>
        </w:r>
        <w:r w:rsidDel="00774372">
          <w:rPr>
            <w:i/>
            <w:iCs/>
            <w:lang w:val="en-GB"/>
          </w:rPr>
          <w:delText xml:space="preserve">E. coli </w:delText>
        </w:r>
        <w:r w:rsidDel="00774372">
          <w:rPr>
            <w:lang w:val="en-GB"/>
          </w:rPr>
          <w:delText xml:space="preserve">population in poultry and identify </w:delText>
        </w:r>
      </w:del>
      <w:r>
        <w:rPr>
          <w:lang w:val="en-GB"/>
        </w:rPr>
        <w:t xml:space="preserve">characteristics that distinguish disease-associated APEC from commensal </w:t>
      </w:r>
      <w:r>
        <w:rPr>
          <w:i/>
          <w:iCs/>
          <w:lang w:val="en-GB"/>
        </w:rPr>
        <w:t>E. coli</w:t>
      </w:r>
      <w:r>
        <w:rPr>
          <w:lang w:val="en-GB"/>
        </w:rPr>
        <w:t xml:space="preserve">. Comparative genomic approaches, including genome-wide association studies (GWAS), may </w:t>
      </w:r>
      <w:del w:id="440" w:author="Sekse, Camilla" w:date="2026-07-30T11:07:00Z" w16du:dateUtc="2026-07-30T09:07:00Z">
        <w:r w:rsidDel="00847F7A">
          <w:rPr>
            <w:lang w:val="en-GB"/>
          </w:rPr>
          <w:delText xml:space="preserve">help identify genetic determinants associated with pathogenicity and </w:delText>
        </w:r>
      </w:del>
      <w:r>
        <w:rPr>
          <w:lang w:val="en-GB"/>
        </w:rPr>
        <w:t xml:space="preserve">improve our ability to define and detect APEC. In addition, integration of genomic data from breeder, hatchery and broiler production could provide further insight into transmission pathways and support </w:t>
      </w:r>
      <w:del w:id="441" w:author="Sekse, Camilla" w:date="2026-07-30T11:08:00Z" w16du:dateUtc="2026-07-30T09:08:00Z">
        <w:r w:rsidDel="00847F7A">
          <w:rPr>
            <w:lang w:val="en-GB"/>
          </w:rPr>
          <w:delText xml:space="preserve">the development of </w:delText>
        </w:r>
      </w:del>
      <w:r>
        <w:rPr>
          <w:lang w:val="en-GB"/>
        </w:rPr>
        <w:t>targeted surveillance and control strategies.</w:t>
      </w:r>
    </w:p>
    <w:sectPr w:rsidR="0000338E" w:rsidRPr="00154D99" w:rsidSect="004C7EDC">
      <w:footerReference w:type="default" r:id="rId19"/>
      <w:pgSz w:w="11906" w:h="16838" w:code="9"/>
      <w:pgMar w:top="1418" w:right="1418" w:bottom="1418"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kse, Camilla" w:date="2026-07-28T15:07:00Z" w:initials="CS">
    <w:p w14:paraId="6470B044" w14:textId="77777777" w:rsidR="006E3F70" w:rsidRDefault="006E3F70" w:rsidP="006E3F70">
      <w:pPr>
        <w:pStyle w:val="Merknadstekst"/>
      </w:pPr>
      <w:r>
        <w:rPr>
          <w:rStyle w:val="Merknadsreferanse"/>
        </w:rPr>
        <w:annotationRef/>
      </w:r>
      <w:r>
        <w:t>Andre forslag:</w:t>
      </w:r>
    </w:p>
    <w:p w14:paraId="52270C00" w14:textId="77777777" w:rsidR="006E3F70" w:rsidRDefault="006E3F70" w:rsidP="006E3F70">
      <w:pPr>
        <w:pStyle w:val="Merknadstekst"/>
        <w:ind w:left="300"/>
      </w:pPr>
      <w:r>
        <w:t xml:space="preserve">Transmission and population structure of avian pathogenic </w:t>
      </w:r>
      <w:r>
        <w:rPr>
          <w:i/>
          <w:iCs/>
        </w:rPr>
        <w:t xml:space="preserve">Escherichia coli </w:t>
      </w:r>
      <w:r>
        <w:t>in Norwgian poultry</w:t>
      </w:r>
    </w:p>
    <w:p w14:paraId="4C5EA2A9" w14:textId="77777777" w:rsidR="006E3F70" w:rsidRDefault="006E3F70" w:rsidP="006E3F70">
      <w:pPr>
        <w:pStyle w:val="Merknadstekst"/>
        <w:ind w:left="300"/>
      </w:pPr>
      <w:r>
        <w:t xml:space="preserve">Population dynamics of avian pathogenic </w:t>
      </w:r>
      <w:r>
        <w:rPr>
          <w:i/>
          <w:iCs/>
        </w:rPr>
        <w:t xml:space="preserve">Escherichia coli </w:t>
      </w:r>
      <w:r>
        <w:t>in Norwegian poultry production</w:t>
      </w:r>
    </w:p>
  </w:comment>
  <w:comment w:id="3" w:author="Sekse, Camilla" w:date="2026-02-20T07:38:00Z" w:initials="CS">
    <w:p w14:paraId="70AA9BB3" w14:textId="77777777" w:rsidR="00EB6548" w:rsidRDefault="00EB6548" w:rsidP="00EB6548">
      <w:pPr>
        <w:pStyle w:val="Merknadstekst"/>
      </w:pPr>
      <w:r>
        <w:rPr>
          <w:rStyle w:val="Merknadsreferanse"/>
        </w:rPr>
        <w:annotationRef/>
      </w:r>
      <w:r>
        <w:t>Marianne er involvert i APEC og mikrobiota. Så kanskje spørre henne?</w:t>
      </w:r>
    </w:p>
  </w:comment>
  <w:comment w:id="11" w:author="Sekse, Camilla" w:date="2026-03-20T12:29:00Z" w:initials="CS">
    <w:p w14:paraId="1080E013" w14:textId="77777777" w:rsidR="001F54CA" w:rsidRDefault="001F54CA" w:rsidP="001F54CA">
      <w:pPr>
        <w:pStyle w:val="Merknadstekst"/>
      </w:pPr>
      <w:r>
        <w:rPr>
          <w:rStyle w:val="Merknadsreferanse"/>
        </w:rPr>
        <w:annotationRef/>
      </w:r>
      <w:r>
        <w:t>Noe om hva colibacillosis er – hvilke kliniske tegn</w:t>
      </w:r>
    </w:p>
  </w:comment>
  <w:comment w:id="12" w:author="Sekse, Camilla" w:date="2026-06-24T11:24:00Z" w:initials="CS">
    <w:p w14:paraId="0E4B04F7" w14:textId="77777777" w:rsidR="00493D50" w:rsidRDefault="00493D50" w:rsidP="00493D50">
      <w:pPr>
        <w:pStyle w:val="Merknadstekst"/>
      </w:pPr>
      <w:r>
        <w:rPr>
          <w:rStyle w:val="Merknadsreferanse"/>
        </w:rPr>
        <w:annotationRef/>
      </w:r>
      <w:r>
        <w:t>Bruke ”commensal” i stedet?</w:t>
      </w:r>
    </w:p>
  </w:comment>
  <w:comment w:id="13" w:author="Mo, Solveig Sølverød" w:date="2026-07-27T10:46:00Z" w:initials="SM">
    <w:p w14:paraId="39BF06C6" w14:textId="77777777" w:rsidR="00833EE9" w:rsidRDefault="00833EE9" w:rsidP="00833EE9">
      <w:pPr>
        <w:pStyle w:val="Merknadstekst"/>
      </w:pPr>
      <w:r>
        <w:rPr>
          <w:rStyle w:val="Merknadsreferanse"/>
        </w:rPr>
        <w:annotationRef/>
      </w:r>
      <w:r>
        <w:t>Enig</w:t>
      </w:r>
    </w:p>
  </w:comment>
  <w:comment w:id="14" w:author="Sekse, Camilla" w:date="2026-06-24T11:36:00Z" w:initials="CS">
    <w:p w14:paraId="0535B846" w14:textId="77777777" w:rsidR="00F87520" w:rsidRDefault="00F87520" w:rsidP="00F87520">
      <w:pPr>
        <w:pStyle w:val="Merknadstekst"/>
      </w:pPr>
      <w:r>
        <w:rPr>
          <w:rStyle w:val="Merknadsreferanse"/>
        </w:rPr>
        <w:annotationRef/>
      </w:r>
      <w:r>
        <w:t>Mulig denne bør justeres på.</w:t>
      </w:r>
    </w:p>
  </w:comment>
  <w:comment w:id="15" w:author="Sekse, Camilla" w:date="2026-06-24T11:38:00Z" w:initials="CS">
    <w:p w14:paraId="510605A5" w14:textId="77777777" w:rsidR="00741201" w:rsidRDefault="00741201" w:rsidP="00741201">
      <w:pPr>
        <w:pStyle w:val="Merknadstekst"/>
      </w:pPr>
      <w:r>
        <w:rPr>
          <w:rStyle w:val="Merknadsreferanse"/>
        </w:rPr>
        <w:annotationRef/>
      </w:r>
      <w:r>
        <w:t>Litt usikker på denne setningen.</w:t>
      </w:r>
    </w:p>
  </w:comment>
  <w:comment w:id="16" w:author="Sekse, Camilla" w:date="2026-03-20T12:29:00Z" w:initials="CS">
    <w:p w14:paraId="2795DB22" w14:textId="77777777" w:rsidR="001F54CA" w:rsidRDefault="001F54CA" w:rsidP="001F54CA">
      <w:pPr>
        <w:pStyle w:val="Merknadstekst"/>
      </w:pPr>
      <w:r>
        <w:rPr>
          <w:rStyle w:val="Merknadsreferanse"/>
        </w:rPr>
        <w:annotationRef/>
      </w:r>
      <w:r>
        <w:t>Aim: Beskrive APEC i Norsk fjørfeproduksjon fra 2018-</w:t>
      </w:r>
      <w:r>
        <w:rPr>
          <w:color w:val="0000FF"/>
        </w:rPr>
        <w:t>2025</w:t>
      </w:r>
      <w:r>
        <w:t xml:space="preserve">, WGS data. </w:t>
      </w:r>
      <w:r>
        <w:rPr>
          <w:lang w:val="en-GB"/>
        </w:rPr>
        <w:t xml:space="preserve">Common STs/serotypes/virulenceprofiles, APEC-associated virulence genes, persistence on farm? </w:t>
      </w:r>
      <w:r>
        <w:t>Parent flocks vs broiler flocks?</w:t>
      </w:r>
    </w:p>
    <w:p w14:paraId="375D60DF" w14:textId="77777777" w:rsidR="001F54CA" w:rsidRDefault="001F54CA" w:rsidP="001F54CA">
      <w:pPr>
        <w:pStyle w:val="Merknadstekst"/>
      </w:pPr>
      <w:r>
        <w:t>Si noe om hvordan vi definerer APEC? Patologiske funn, sykdomshistorie, bakteriologiske funn?</w:t>
      </w:r>
    </w:p>
  </w:comment>
  <w:comment w:id="17" w:author="Sekse, Camilla" w:date="2026-07-28T15:11:00Z" w:initials="CS">
    <w:p w14:paraId="4F48BA18" w14:textId="77777777" w:rsidR="006E3F70" w:rsidRDefault="006E3F70" w:rsidP="006E3F70">
      <w:pPr>
        <w:pStyle w:val="Merknadstekst"/>
      </w:pPr>
      <w:r>
        <w:rPr>
          <w:rStyle w:val="Merknadsreferanse"/>
        </w:rPr>
        <w:annotationRef/>
      </w:r>
      <w:r>
        <w:t>Kan det stå slik det er oppdatert nå? Høres litt mer spenstig ut?</w:t>
      </w:r>
    </w:p>
  </w:comment>
  <w:comment w:id="28" w:author="Mo, Solveig Sølverød" w:date="2026-07-27T11:05:00Z" w:initials="SM">
    <w:p w14:paraId="2D7BB731" w14:textId="77777777" w:rsidR="00AB4A35" w:rsidRDefault="00AB4A35" w:rsidP="00AB4A35">
      <w:pPr>
        <w:pStyle w:val="Merknadstekst"/>
      </w:pPr>
      <w:r>
        <w:rPr>
          <w:rStyle w:val="Merknadsreferanse"/>
        </w:rPr>
        <w:annotationRef/>
      </w:r>
      <w:r>
        <w:t>Er det mer korrekt å skrive flocks? Evt nevne avtale med Animalia?</w:t>
      </w:r>
    </w:p>
  </w:comment>
  <w:comment w:id="29" w:author="Sekse, Camilla" w:date="2026-07-28T09:13:00Z" w:initials="CS">
    <w:p w14:paraId="4A0C4A3B" w14:textId="77777777" w:rsidR="00131CC4" w:rsidRDefault="00131CC4" w:rsidP="00131CC4">
      <w:pPr>
        <w:pStyle w:val="Merknadstekst"/>
      </w:pPr>
      <w:r>
        <w:rPr>
          <w:rStyle w:val="Merknadsreferanse"/>
        </w:rPr>
        <w:annotationRef/>
      </w:r>
      <w:r>
        <w:t>Se om du synes dette ser bedre ut.</w:t>
      </w:r>
    </w:p>
  </w:comment>
  <w:comment w:id="33" w:author="Sekse, Camilla" w:date="2026-03-20T12:39:00Z" w:initials="CS">
    <w:p w14:paraId="0863C0C2" w14:textId="77777777" w:rsidR="008E6195" w:rsidRDefault="008E6195" w:rsidP="008E6195">
      <w:pPr>
        <w:pStyle w:val="Merknadstekst"/>
      </w:pPr>
      <w:r>
        <w:rPr>
          <w:rStyle w:val="Merknadsreferanse"/>
        </w:rPr>
        <w:annotationRef/>
      </w:r>
    </w:p>
    <w:p w14:paraId="71B12CF3" w14:textId="77777777" w:rsidR="008E6195" w:rsidRDefault="008E6195" w:rsidP="008E6195">
      <w:pPr>
        <w:pStyle w:val="Merknadstekst"/>
      </w:pPr>
      <w:r>
        <w:t xml:space="preserve">Innsamling av isolater fra rutine, pilotprosjekt og APEC-SEQ. Må nevne at prøveinnsamling er skewed siden det ble samlet inn mer aktivt i noen år enn andre? Enkelte tilfeller er det mange isolater fra samme flokk eller til og med samme dyr sekvensert. Må beskrives, for eksempel i en tabell. </w:t>
      </w:r>
    </w:p>
  </w:comment>
  <w:comment w:id="55" w:author="Mo, Solveig Sølverød" w:date="2026-02-13T14:05:00Z" w:initials="SM">
    <w:p w14:paraId="4905237A" w14:textId="2626C4E7" w:rsidR="00896D49" w:rsidRDefault="00896D49" w:rsidP="00896D49">
      <w:pPr>
        <w:pStyle w:val="Merknadstekst"/>
      </w:pPr>
      <w:r>
        <w:rPr>
          <w:rStyle w:val="Merknadsreferanse"/>
        </w:rPr>
        <w:annotationRef/>
      </w:r>
      <w:r>
        <w:t>Vurdere om APEC fjørfe pilot prøver (hensiktskode 6111) også skal inn her? Kan oppdatere tall når vi har avklart ☺️</w:t>
      </w:r>
    </w:p>
  </w:comment>
  <w:comment w:id="56" w:author="Sekse, Camilla" w:date="2026-02-20T07:41:00Z" w:initials="CS">
    <w:p w14:paraId="7F4D4027" w14:textId="77777777" w:rsidR="00EB6548" w:rsidRDefault="00EB6548" w:rsidP="00EB6548">
      <w:pPr>
        <w:pStyle w:val="Merknadstekst"/>
      </w:pPr>
      <w:r>
        <w:rPr>
          <w:rStyle w:val="Merknadsreferanse"/>
        </w:rPr>
        <w:annotationRef/>
      </w:r>
      <w:r>
        <w:t>De prøvene/isolatene kan gjerne inkluderes her</w:t>
      </w:r>
    </w:p>
  </w:comment>
  <w:comment w:id="57" w:author="Mo, Solveig Sølverød" w:date="2026-03-19T12:39:00Z" w:initials="SM">
    <w:p w14:paraId="4F74151C" w14:textId="77777777" w:rsidR="004C5654" w:rsidRDefault="004C5654" w:rsidP="004C5654">
      <w:pPr>
        <w:pStyle w:val="Merknadstekst"/>
      </w:pPr>
      <w:r>
        <w:rPr>
          <w:rStyle w:val="Merknadsreferanse"/>
        </w:rPr>
        <w:annotationRef/>
      </w:r>
      <w:r>
        <w:t>Bra! Må sette inn antall innsendelser for APEC pilot og evt APEC-Seq også tenker jeg. De tallene som står er innsendelser til rutinen.</w:t>
      </w:r>
    </w:p>
  </w:comment>
  <w:comment w:id="58" w:author="Mo, Solveig Sølverød" w:date="2026-03-24T14:32:00Z" w:initials="SM">
    <w:p w14:paraId="70A161C9" w14:textId="77777777" w:rsidR="0066476A" w:rsidRDefault="0066476A" w:rsidP="0066476A">
      <w:pPr>
        <w:pStyle w:val="Merknadstekst"/>
      </w:pPr>
      <w:r>
        <w:rPr>
          <w:rStyle w:val="Merknadsreferanse"/>
        </w:rPr>
        <w:annotationRef/>
      </w:r>
      <w:r>
        <w:t>Satt inn tall nå, antall innsendelser. Jeg har ført dem opp som swabs siden alle er 01-saker, men ikke sjekka om det er korrekt!</w:t>
      </w:r>
    </w:p>
  </w:comment>
  <w:comment w:id="60" w:author="Mo, Solveig Sølverød" w:date="2025-08-11T10:59:00Z" w:initials="SM">
    <w:p w14:paraId="072BC401" w14:textId="18BD79F7" w:rsidR="00534AA9" w:rsidRDefault="00534AA9" w:rsidP="00534AA9">
      <w:pPr>
        <w:pStyle w:val="Merknadstekst"/>
      </w:pPr>
      <w:r>
        <w:rPr>
          <w:rStyle w:val="Merknadsreferanse"/>
        </w:rPr>
        <w:annotationRef/>
      </w:r>
      <w:hyperlink r:id="rId1" w:history="1">
        <w:r w:rsidRPr="00FD2AC9">
          <w:rPr>
            <w:rStyle w:val="Hyperkobling"/>
          </w:rPr>
          <w:t>https://www.sciencedirect.com/science/article/pii/S0378113522000487</w:t>
        </w:r>
      </w:hyperlink>
    </w:p>
    <w:p w14:paraId="663FBFDB" w14:textId="77777777" w:rsidR="00534AA9" w:rsidRDefault="00534AA9" w:rsidP="00534AA9">
      <w:pPr>
        <w:pStyle w:val="Merknadstekst"/>
      </w:pPr>
      <w:hyperlink r:id="rId2" w:history="1">
        <w:r w:rsidRPr="00FD2AC9">
          <w:rPr>
            <w:rStyle w:val="Hyperkobling"/>
          </w:rPr>
          <w:t>https://link.springer.com/content/pdf/10.1186/s13567-023-01140-6.pdf</w:t>
        </w:r>
      </w:hyperlink>
    </w:p>
  </w:comment>
  <w:comment w:id="65" w:author="Mo, Solveig Sølverød" w:date="2026-03-24T14:33:00Z" w:initials="SM">
    <w:p w14:paraId="3A721031" w14:textId="77777777" w:rsidR="0066476A" w:rsidRDefault="0066476A" w:rsidP="0066476A">
      <w:pPr>
        <w:pStyle w:val="Merknadstekst"/>
      </w:pPr>
      <w:r>
        <w:rPr>
          <w:rStyle w:val="Merknadsreferanse"/>
        </w:rPr>
        <w:annotationRef/>
      </w:r>
      <w:r>
        <w:t>Kan gjerne skrives om ☺️</w:t>
      </w:r>
    </w:p>
  </w:comment>
  <w:comment w:id="78" w:author="Mo, Solveig Sølverød" w:date="2025-08-13T12:16:00Z" w:initials="SM">
    <w:p w14:paraId="65A3830C" w14:textId="645081DA" w:rsidR="000E5862" w:rsidRDefault="000E5862" w:rsidP="000E5862">
      <w:pPr>
        <w:pStyle w:val="Merknadstekst"/>
      </w:pPr>
      <w:r>
        <w:rPr>
          <w:rStyle w:val="Merknadsreferanse"/>
        </w:rPr>
        <w:annotationRef/>
      </w:r>
      <w:r>
        <w:t xml:space="preserve">Usikker på om noen er sekvensert på NextSeq, må sjekkes. </w:t>
      </w:r>
    </w:p>
  </w:comment>
  <w:comment w:id="79" w:author="Mo, Solveig Sølverød" w:date="2026-03-20T08:24:00Z" w:initials="SM">
    <w:p w14:paraId="4D9441AB" w14:textId="77777777" w:rsidR="00561521" w:rsidRDefault="00561521" w:rsidP="00561521">
      <w:pPr>
        <w:pStyle w:val="Merknadstekst"/>
      </w:pPr>
      <w:r>
        <w:rPr>
          <w:rStyle w:val="Merknadsreferanse"/>
        </w:rPr>
        <w:annotationRef/>
      </w:r>
      <w:r>
        <w:t>Vurdere om vi skal ha en supplementary eller lignende der det er oversikt over alle isolater, hvilke som er sekvensert hvor og på hvilken maskin?</w:t>
      </w:r>
    </w:p>
  </w:comment>
  <w:comment w:id="80" w:author="Mo, Solveig Sølverød" w:date="2026-03-24T14:34:00Z" w:initials="SM">
    <w:p w14:paraId="55A4D7C8" w14:textId="77777777" w:rsidR="008C4D0D" w:rsidRDefault="003A7E20" w:rsidP="008C4D0D">
      <w:pPr>
        <w:pStyle w:val="Merknadstekst"/>
      </w:pPr>
      <w:r>
        <w:rPr>
          <w:rStyle w:val="Merknadsreferanse"/>
        </w:rPr>
        <w:annotationRef/>
      </w:r>
      <w:r w:rsidR="008C4D0D">
        <w:t>2 isolater sekvensert på NextSeq basert på read-length</w:t>
      </w:r>
    </w:p>
  </w:comment>
  <w:comment w:id="81" w:author="Sekse, Camilla" w:date="2026-03-20T12:49:00Z" w:initials="CS">
    <w:p w14:paraId="11AB676A" w14:textId="2344B567" w:rsidR="003C7ABB" w:rsidRDefault="003C7ABB" w:rsidP="003C7ABB">
      <w:pPr>
        <w:pStyle w:val="Merknadstekst"/>
      </w:pPr>
      <w:r>
        <w:rPr>
          <w:rStyle w:val="Merknadsreferanse"/>
        </w:rPr>
        <w:annotationRef/>
      </w:r>
      <w:r>
        <w:rPr>
          <w:lang w:val="en-GB"/>
        </w:rPr>
        <w:t xml:space="preserve">Antony-Samy JK, Marselis G, Fiskebeck EZ, Skjerdal T, Sekse C, Lagesen K. </w:t>
      </w:r>
      <w:r>
        <w:rPr>
          <w:lang w:val="en-US"/>
        </w:rPr>
        <w:t>Practical aspects of implementing the IRIDA system as a solution for One Health bioinformatics analyses. ARPHA Conference Abstracts 2021:4:e68913. doi.org/10.3897/aca.4.e68913</w:t>
      </w:r>
    </w:p>
  </w:comment>
  <w:comment w:id="82" w:author="Mo, Solveig Sølverød" w:date="2026-05-27T13:39:00Z" w:initials="SM">
    <w:p w14:paraId="1ED74560" w14:textId="77777777" w:rsidR="00AB7E98" w:rsidRDefault="00AB7E98" w:rsidP="00AB7E98">
      <w:pPr>
        <w:pStyle w:val="Merknadstekst"/>
      </w:pPr>
      <w:r>
        <w:rPr>
          <w:rStyle w:val="Merknadsreferanse"/>
        </w:rPr>
        <w:annotationRef/>
      </w:r>
      <w:r>
        <w:t xml:space="preserve">Versjon er 0.11.9, men Galaxy opererer med andre tall.. Vurdere om vi skriver 0.73/Galaxy eller 0.11.9 </w:t>
      </w:r>
    </w:p>
  </w:comment>
  <w:comment w:id="83" w:author="Sekse, Camilla" w:date="2026-03-20T12:50:00Z" w:initials="CS">
    <w:p w14:paraId="77AAFD75" w14:textId="77777777" w:rsidR="003C7ABB" w:rsidRDefault="003C7ABB" w:rsidP="003C7ABB">
      <w:pPr>
        <w:pStyle w:val="Merknadstekst"/>
      </w:pPr>
      <w:r>
        <w:rPr>
          <w:rStyle w:val="Merknadsreferanse"/>
        </w:rPr>
        <w:annotationRef/>
      </w:r>
      <w:r>
        <w:rPr>
          <w:lang w:val="en-US"/>
        </w:rPr>
        <w:t xml:space="preserve">Wood DE, Lu J, Langmead B. Improved metagenomic analysis with Kraken 2. Genome Biol. 2019;20(1):257. </w:t>
      </w:r>
      <w:r>
        <w:rPr>
          <w:lang w:val="en-GB"/>
        </w:rPr>
        <w:t>57 doi.org/10.1186/s13059-019-1891-0</w:t>
      </w:r>
    </w:p>
  </w:comment>
  <w:comment w:id="84" w:author="Mo, Solveig Sølverød" w:date="2026-06-18T11:22:00Z" w:initials="SM">
    <w:p w14:paraId="5DE78851" w14:textId="77777777" w:rsidR="00BD3315" w:rsidRDefault="00BD3315" w:rsidP="00BD3315">
      <w:pPr>
        <w:pStyle w:val="Merknadstekst"/>
      </w:pPr>
      <w:r>
        <w:rPr>
          <w:rStyle w:val="Merknadsreferanse"/>
        </w:rPr>
        <w:annotationRef/>
      </w:r>
      <w:r>
        <w:t>Må sjekke med Hina hvilken versjon og sette inn riktig DOI.</w:t>
      </w:r>
    </w:p>
  </w:comment>
  <w:comment w:id="85" w:author="Sekse, Camilla" w:date="2026-03-20T13:04:00Z" w:initials="CS">
    <w:p w14:paraId="3A78D944" w14:textId="77777777" w:rsidR="00122582" w:rsidRDefault="00122582" w:rsidP="00122582">
      <w:pPr>
        <w:pStyle w:val="Merknadstekst"/>
      </w:pPr>
      <w:r>
        <w:rPr>
          <w:rStyle w:val="Merknadsreferanse"/>
        </w:rPr>
        <w:annotationRef/>
      </w:r>
      <w:r>
        <w:t xml:space="preserve">Zhou, Z., Alikhan, N-F., Mohamed, K., Fan Y., &amp; Achtman, M. (2020) The EnteroBase user’s guide, with case studies on Salmonella transmissions, Yersinia pestis phylogeny, and Escherichia core genomic diversity. Genome Research 30, 138–152. https://doi.org/10.1101/gr.251678.119 </w:t>
      </w:r>
    </w:p>
  </w:comment>
  <w:comment w:id="86" w:author="Sekse, Camilla" w:date="2026-03-20T13:10:00Z" w:initials="CS">
    <w:p w14:paraId="04B84DB7" w14:textId="77777777" w:rsidR="005F7EE2" w:rsidRDefault="005F7EE2" w:rsidP="005F7EE2">
      <w:pPr>
        <w:pStyle w:val="Merknadstekst"/>
      </w:pPr>
      <w:r>
        <w:rPr>
          <w:rStyle w:val="Merknadsreferanse"/>
        </w:rPr>
        <w:annotationRef/>
      </w:r>
      <w:r>
        <w:rPr>
          <w:color w:val="222222"/>
          <w:highlight w:val="white"/>
        </w:rPr>
        <w:t>Wirth T, Falush D, Lan R, Colles F, Mensa P, Wieler LH, Karch H, Reeves PR, Maiden MC, Ochman H, Achtman M (2006) Sex and virulence in </w:t>
      </w:r>
      <w:r>
        <w:rPr>
          <w:i/>
          <w:iCs/>
          <w:color w:val="222222"/>
          <w:highlight w:val="white"/>
        </w:rPr>
        <w:t>Escherichia coli</w:t>
      </w:r>
      <w:r>
        <w:rPr>
          <w:color w:val="222222"/>
          <w:highlight w:val="white"/>
        </w:rPr>
        <w:t>: an evolutionary perspective. Mol Microbiol 60:1136–1151</w:t>
      </w:r>
      <w:r>
        <w:t xml:space="preserve"> </w:t>
      </w:r>
    </w:p>
  </w:comment>
  <w:comment w:id="87" w:author="Sekse, Camilla" w:date="2026-03-20T13:19:00Z" w:initials="CS">
    <w:p w14:paraId="40499558" w14:textId="77777777" w:rsidR="00931724" w:rsidRDefault="00931724" w:rsidP="00931724">
      <w:pPr>
        <w:pStyle w:val="Merknadstekst"/>
      </w:pPr>
      <w:r>
        <w:rPr>
          <w:rStyle w:val="Merknadsreferanse"/>
        </w:rPr>
        <w:annotationRef/>
      </w:r>
      <w:r>
        <w:rPr>
          <w:color w:val="212529"/>
          <w:highlight w:val="white"/>
        </w:rPr>
        <w:t>Real-time whole-genome sequencing for routine typing, surveillance, and outbreak detection of verotoxigenic Escherichia coli.</w:t>
      </w:r>
      <w:r>
        <w:rPr>
          <w:color w:val="212529"/>
          <w:highlight w:val="white"/>
        </w:rPr>
        <w:br/>
        <w:t>Joensen KG, Scheutz F, Lund O, Hasman H, Kaas RS, Nielsen EM, Aarestrup FM.</w:t>
      </w:r>
      <w:r>
        <w:rPr>
          <w:color w:val="212529"/>
          <w:highlight w:val="white"/>
        </w:rPr>
        <w:br/>
        <w:t>J. Clin. Micobiol. 2014. 52(5): 1501-1510</w:t>
      </w:r>
      <w:r>
        <w:t xml:space="preserve"> </w:t>
      </w:r>
    </w:p>
  </w:comment>
  <w:comment w:id="88" w:author="Sekse, Camilla" w:date="2026-03-20T13:15:00Z" w:initials="CS">
    <w:p w14:paraId="7666705E" w14:textId="3F450571" w:rsidR="00931724" w:rsidRDefault="00931724" w:rsidP="00931724">
      <w:pPr>
        <w:pStyle w:val="Merknadstekst"/>
      </w:pPr>
      <w:r>
        <w:rPr>
          <w:rStyle w:val="Merknadsreferanse"/>
        </w:rPr>
        <w:annotationRef/>
      </w:r>
      <w:r>
        <w:rPr>
          <w:color w:val="000000"/>
          <w:highlight w:val="white"/>
        </w:rPr>
        <w:t>Joensen, K. G., A. M. Tetzschner, A. Iguchi, F. M. Aarestrup, and F. Scheutz. 2015. Rapid and easy in silico serotyping of </w:t>
      </w:r>
      <w:r>
        <w:rPr>
          <w:i/>
          <w:iCs/>
          <w:color w:val="000000"/>
          <w:highlight w:val="white"/>
        </w:rPr>
        <w:t>Escherichia coli</w:t>
      </w:r>
      <w:r>
        <w:rPr>
          <w:color w:val="000000"/>
          <w:highlight w:val="white"/>
        </w:rPr>
        <w:t> using whole genome sequencing (WGS) data. J.Clin.Microbiol. 53(8):2410-2426. doi:JCM.00008-15 [pii];10.1128/JCM.00008-15 [doi]</w:t>
      </w:r>
      <w:r>
        <w:t xml:space="preserve"> </w:t>
      </w:r>
    </w:p>
  </w:comment>
  <w:comment w:id="91" w:author="Sekse, Camilla" w:date="2026-03-20T13:28:00Z" w:initials="CS">
    <w:p w14:paraId="12C77563" w14:textId="77777777" w:rsidR="00664EED" w:rsidRDefault="00664EED" w:rsidP="00664EED">
      <w:pPr>
        <w:pStyle w:val="Merknadstekst"/>
      </w:pPr>
      <w:r>
        <w:rPr>
          <w:rStyle w:val="Merknadsreferanse"/>
        </w:rPr>
        <w:annotationRef/>
      </w:r>
      <w:r>
        <w:t xml:space="preserve">Tror det er disse referansene: </w:t>
      </w:r>
    </w:p>
    <w:p w14:paraId="08EF1D54" w14:textId="77777777" w:rsidR="00664EED" w:rsidRDefault="00664EED" w:rsidP="00664EED">
      <w:pPr>
        <w:pStyle w:val="Merknadstekst"/>
      </w:pPr>
      <w:r>
        <w:rPr>
          <w:color w:val="222222"/>
          <w:highlight w:val="white"/>
        </w:rPr>
        <w:t>Zankari E, Hasman H, Cosentino S, Vestergaard M, Rasmussen S, Lund O, et al. Identification of acquired antimicrobial resistance genes. J Antimicrob Chemother. 2012;67(11):2640–4.</w:t>
      </w:r>
      <w:r>
        <w:t xml:space="preserve"> </w:t>
      </w:r>
    </w:p>
    <w:p w14:paraId="5844C222" w14:textId="77777777" w:rsidR="00664EED" w:rsidRDefault="00664EED" w:rsidP="00664EED">
      <w:pPr>
        <w:pStyle w:val="Merknadstekst"/>
      </w:pPr>
    </w:p>
    <w:p w14:paraId="2F9F2E4A" w14:textId="77777777" w:rsidR="00664EED" w:rsidRDefault="00664EED" w:rsidP="00664EED">
      <w:pPr>
        <w:pStyle w:val="Merknadstekst"/>
      </w:pPr>
      <w:r>
        <w:rPr>
          <w:color w:val="222222"/>
          <w:highlight w:val="white"/>
        </w:rPr>
        <w:t>Zankari E, Allesoe R, Joensen KG, Cavaco LM, Lund O, Aarestrup FM. PointFinder: a novel web tool for WGS-based detection of antimicrobial resistance associated with chromosomal point mutations in bacterial pathogens. J Antimicrob Chemother. 2017;72(10):2764–8.</w:t>
      </w:r>
      <w:r>
        <w:t xml:space="preserve"> </w:t>
      </w:r>
    </w:p>
  </w:comment>
  <w:comment w:id="94" w:author="Sekse, Camilla" w:date="2026-03-20T13:43:00Z" w:initials="CS">
    <w:p w14:paraId="7497E61A" w14:textId="77777777" w:rsidR="00BF5F83" w:rsidRDefault="00BF5F83" w:rsidP="00BF5F83">
      <w:pPr>
        <w:pStyle w:val="Merknadstekst"/>
      </w:pPr>
      <w:r>
        <w:rPr>
          <w:rStyle w:val="Merknadsreferanse"/>
        </w:rPr>
        <w:annotationRef/>
      </w:r>
      <w:r>
        <w:t xml:space="preserve">Tror denne kan brukes: </w:t>
      </w:r>
      <w:r>
        <w:rPr>
          <w:color w:val="212121"/>
          <w:highlight w:val="white"/>
        </w:rPr>
        <w:t>Mehat JW, van Vliet AHM, La Ragione RM. The Avian Pathogenic </w:t>
      </w:r>
      <w:r>
        <w:rPr>
          <w:i/>
          <w:iCs/>
          <w:color w:val="212121"/>
          <w:highlight w:val="white"/>
        </w:rPr>
        <w:t>Escherichia coli</w:t>
      </w:r>
      <w:r>
        <w:rPr>
          <w:color w:val="212121"/>
          <w:highlight w:val="white"/>
        </w:rPr>
        <w:t> (APEC) pathotype is comprised of multiple distinct, independent genotypes. Avian Pathol. 2021 Oct;50(5):402-416. doi: 10.1080/03079457.2021.1915960. Epub 2021 Jul 9. PMID: 34047644.</w:t>
      </w:r>
      <w:r>
        <w:t xml:space="preserve"> </w:t>
      </w:r>
    </w:p>
  </w:comment>
  <w:comment w:id="95" w:author="Mo, Solveig Sølverød" w:date="2026-05-27T14:16:00Z" w:initials="SM">
    <w:p w14:paraId="2BE1A084" w14:textId="77777777" w:rsidR="00554C14" w:rsidRDefault="00554C14" w:rsidP="00554C14">
      <w:pPr>
        <w:pStyle w:val="Merknadstekst"/>
      </w:pPr>
      <w:r>
        <w:rPr>
          <w:rStyle w:val="Merknadsreferanse"/>
        </w:rPr>
        <w:annotationRef/>
      </w:r>
      <w:r>
        <w:rPr>
          <w:color w:val="222222"/>
          <w:highlight w:val="white"/>
        </w:rPr>
        <w:t>Kaspersen H, Fiskebeck EZ. ALPPACA - A tooL for Prokaryotic Phylogeny And Clustering Analysis. J Open Source Softw. 2022;7(79):4677. </w:t>
      </w:r>
      <w:hyperlink r:id="rId3" w:history="1">
        <w:r w:rsidRPr="007C2CA0">
          <w:rPr>
            <w:rStyle w:val="Hyperkobling"/>
          </w:rPr>
          <w:t>https://doi.org/10.21105/joss.04677</w:t>
        </w:r>
      </w:hyperlink>
      <w:r>
        <w:t xml:space="preserve"> </w:t>
      </w:r>
    </w:p>
  </w:comment>
  <w:comment w:id="96" w:author="Mo, Solveig Sølverød" w:date="2026-05-27T14:17:00Z" w:initials="SM">
    <w:p w14:paraId="7E0F73E2" w14:textId="77777777" w:rsidR="00554C14" w:rsidRDefault="00554C14" w:rsidP="00554C14">
      <w:pPr>
        <w:pStyle w:val="Merknadstekst"/>
      </w:pPr>
      <w:r>
        <w:rPr>
          <w:rStyle w:val="Merknadsreferanse"/>
        </w:rPr>
        <w:annotationRef/>
      </w:r>
      <w:r>
        <w:rPr>
          <w:color w:val="222222"/>
          <w:highlight w:val="white"/>
        </w:rPr>
        <w:t>Treangen TJ, Ondov BD, Koren S, Phillippy AM. The Harvest suite for rapid core-genome alignment and visualization of thousands of intraspecific microbial genomes. Genome Biol. 2014;15(11):524. </w:t>
      </w:r>
      <w:hyperlink r:id="rId4" w:history="1">
        <w:r w:rsidRPr="00301A46">
          <w:rPr>
            <w:rStyle w:val="Hyperkobling"/>
          </w:rPr>
          <w:t>https://doi.org/10.1186/s13059-014-0524-x</w:t>
        </w:r>
      </w:hyperlink>
      <w:r>
        <w:t xml:space="preserve"> </w:t>
      </w:r>
    </w:p>
  </w:comment>
  <w:comment w:id="97" w:author="Mo, Solveig Sølverød" w:date="2026-05-27T14:17:00Z" w:initials="SM">
    <w:p w14:paraId="4E3D888A" w14:textId="77777777" w:rsidR="00554C14" w:rsidRDefault="00554C14" w:rsidP="00554C14">
      <w:pPr>
        <w:pStyle w:val="Merknadstekst"/>
      </w:pPr>
      <w:r>
        <w:rPr>
          <w:rStyle w:val="Merknadsreferanse"/>
        </w:rPr>
        <w:annotationRef/>
      </w:r>
      <w:r>
        <w:rPr>
          <w:color w:val="222222"/>
          <w:highlight w:val="white"/>
        </w:rPr>
        <w:t>Croucher NJ, Page AJ, Connor TR, Delaney AJ, Keane JA, Bentley SD, et al. Rapid phylogenetic analysis of large samples of recombinant bacterial whole genome sequences using Gubbins. Nucleic Acids Res. 2015;43(3):e15. </w:t>
      </w:r>
      <w:hyperlink r:id="rId5" w:history="1">
        <w:r w:rsidRPr="00103A0C">
          <w:rPr>
            <w:rStyle w:val="Hyperkobling"/>
          </w:rPr>
          <w:t>https://doi.org/10.1093/nar/gku1196</w:t>
        </w:r>
      </w:hyperlink>
      <w:r>
        <w:t xml:space="preserve"> </w:t>
      </w:r>
    </w:p>
  </w:comment>
  <w:comment w:id="98" w:author="Mo, Solveig Sølverød" w:date="2026-05-27T14:16:00Z" w:initials="SM">
    <w:p w14:paraId="0A9ED44D" w14:textId="77777777" w:rsidR="00554C14" w:rsidRDefault="00554C14" w:rsidP="00554C14">
      <w:pPr>
        <w:pStyle w:val="Merknadstekst"/>
      </w:pPr>
      <w:r>
        <w:rPr>
          <w:rStyle w:val="Merknadsreferanse"/>
        </w:rPr>
        <w:annotationRef/>
      </w:r>
      <w:hyperlink r:id="rId6" w:history="1">
        <w:r w:rsidRPr="00741F96">
          <w:rPr>
            <w:rStyle w:val="Hyperkobling"/>
          </w:rPr>
          <w:t>https://github.com/kwongj/maskrc-svg</w:t>
        </w:r>
      </w:hyperlink>
    </w:p>
  </w:comment>
  <w:comment w:id="99" w:author="Mo, Solveig Sølverød" w:date="2026-05-27T14:17:00Z" w:initials="SM">
    <w:p w14:paraId="0911B262" w14:textId="77777777" w:rsidR="00554C14" w:rsidRDefault="00554C14" w:rsidP="00554C14">
      <w:pPr>
        <w:pStyle w:val="Merknadstekst"/>
      </w:pPr>
      <w:r>
        <w:rPr>
          <w:rStyle w:val="Merknadsreferanse"/>
        </w:rPr>
        <w:annotationRef/>
      </w:r>
      <w:r>
        <w:rPr>
          <w:color w:val="222222"/>
          <w:highlight w:val="white"/>
        </w:rPr>
        <w:t>Page AJ, Taylor B, Delaney AJ, Soares J, Seemann T, Keane JA, et al. SNP-sites: rapid efficient extraction of SNPs from multi-FASTA alignments. Microb Genom. 2016;2(4):e000056. </w:t>
      </w:r>
      <w:hyperlink r:id="rId7" w:history="1">
        <w:r w:rsidRPr="00224676">
          <w:rPr>
            <w:rStyle w:val="Hyperkobling"/>
          </w:rPr>
          <w:t>https://doi.org/10.1099/mgen.0.000056</w:t>
        </w:r>
      </w:hyperlink>
      <w:r>
        <w:t xml:space="preserve"> </w:t>
      </w:r>
    </w:p>
  </w:comment>
  <w:comment w:id="100" w:author="Mo, Solveig Sølverød" w:date="2026-05-27T14:17:00Z" w:initials="SM">
    <w:p w14:paraId="7584EDD8" w14:textId="77777777" w:rsidR="00554C14" w:rsidRDefault="00554C14" w:rsidP="00554C14">
      <w:pPr>
        <w:pStyle w:val="Merknadstekst"/>
      </w:pPr>
      <w:r>
        <w:rPr>
          <w:rStyle w:val="Merknadsreferanse"/>
        </w:rPr>
        <w:annotationRef/>
      </w:r>
      <w:r>
        <w:rPr>
          <w:color w:val="222222"/>
          <w:highlight w:val="white"/>
        </w:rPr>
        <w:t>Nguyen LT, Schmidt HA, von Haeseler A, Minh BQ. IQ-TREE: a fast and effective stochastic algorithm for estimating maximum-likelihood phylogenies. Mol Biol Evol. 2015;32(1):268–74. </w:t>
      </w:r>
      <w:hyperlink r:id="rId8" w:history="1">
        <w:r w:rsidRPr="00735D61">
          <w:rPr>
            <w:rStyle w:val="Hyperkobling"/>
          </w:rPr>
          <w:t>https://doi.org/10.1093/molbev/msu300</w:t>
        </w:r>
      </w:hyperlink>
      <w:r>
        <w:t xml:space="preserve"> </w:t>
      </w:r>
    </w:p>
  </w:comment>
  <w:comment w:id="101" w:author="Mo, Solveig Sølverød" w:date="2026-05-27T14:18:00Z" w:initials="SM">
    <w:p w14:paraId="7371A9CE" w14:textId="77777777" w:rsidR="00554C14" w:rsidRDefault="00554C14" w:rsidP="00554C14">
      <w:pPr>
        <w:pStyle w:val="Merknadstekst"/>
      </w:pPr>
      <w:r>
        <w:rPr>
          <w:rStyle w:val="Merknadsreferanse"/>
        </w:rPr>
        <w:annotationRef/>
      </w:r>
      <w:r>
        <w:rPr>
          <w:color w:val="222222"/>
          <w:highlight w:val="white"/>
        </w:rPr>
        <w:t>Kalyaanamoorthy S, Minh BQ, Wong TKF, von Haeseler A, Jermiin LS. ModelFinder: fast model selection for accurate phylogenetic estimates. Nat Methods. 2017;14(6):587–9. </w:t>
      </w:r>
      <w:hyperlink r:id="rId9" w:history="1">
        <w:r w:rsidRPr="00B926C2">
          <w:rPr>
            <w:rStyle w:val="Hyperkobling"/>
          </w:rPr>
          <w:t>https://doi.org/10.1038/nmeth.4285</w:t>
        </w:r>
      </w:hyperlink>
      <w:r>
        <w:t xml:space="preserve"> </w:t>
      </w:r>
    </w:p>
  </w:comment>
  <w:comment w:id="102" w:author="Mo, Solveig Sølverød" w:date="2026-05-27T14:18:00Z" w:initials="SM">
    <w:p w14:paraId="27A3FCA6" w14:textId="77777777" w:rsidR="00554C14" w:rsidRDefault="00554C14" w:rsidP="00554C14">
      <w:pPr>
        <w:pStyle w:val="Merknadstekst"/>
      </w:pPr>
      <w:r>
        <w:rPr>
          <w:rStyle w:val="Merknadsreferanse"/>
        </w:rPr>
        <w:annotationRef/>
      </w:r>
      <w:r>
        <w:rPr>
          <w:color w:val="222222"/>
          <w:highlight w:val="white"/>
        </w:rPr>
        <w:t>Hoang DT, Chernomor O, von Haeseler A, Minh BQ, Vinh LS. UFBoot2: Improving the Ultrafast Bootstrap Approximation. Mol Biol Evol. 2018;35(2):518–22. </w:t>
      </w:r>
      <w:hyperlink r:id="rId10" w:history="1">
        <w:r w:rsidRPr="00CB4889">
          <w:rPr>
            <w:rStyle w:val="Hyperkobling"/>
          </w:rPr>
          <w:t>https://doi.org/10.1093/molbev/msx281</w:t>
        </w:r>
      </w:hyperlink>
      <w:r>
        <w:t xml:space="preserve"> </w:t>
      </w:r>
    </w:p>
  </w:comment>
  <w:comment w:id="103" w:author="Mo, Solveig Sølverød" w:date="2026-05-27T14:16:00Z" w:initials="SM">
    <w:p w14:paraId="5BEDFF57" w14:textId="77777777" w:rsidR="00554C14" w:rsidRDefault="00554C14" w:rsidP="00554C14">
      <w:pPr>
        <w:pStyle w:val="Merknadstekst"/>
      </w:pPr>
      <w:r>
        <w:rPr>
          <w:rStyle w:val="Merknadsreferanse"/>
        </w:rPr>
        <w:annotationRef/>
      </w:r>
      <w:hyperlink r:id="rId11" w:history="1">
        <w:r w:rsidRPr="00C57794">
          <w:rPr>
            <w:rStyle w:val="Hyperkobling"/>
          </w:rPr>
          <w:t>https://github.com/tseemann/snp-dists</w:t>
        </w:r>
      </w:hyperlink>
    </w:p>
  </w:comment>
  <w:comment w:id="104" w:author="Mo, Solveig Sølverød" w:date="2026-05-27T14:19:00Z" w:initials="SM">
    <w:p w14:paraId="765F0478" w14:textId="77777777" w:rsidR="00554C14" w:rsidRDefault="00554C14" w:rsidP="00554C14">
      <w:pPr>
        <w:pStyle w:val="Merknadstekst"/>
      </w:pPr>
      <w:r>
        <w:rPr>
          <w:rStyle w:val="Merknadsreferanse"/>
        </w:rPr>
        <w:annotationRef/>
      </w:r>
      <w:r>
        <w:rPr>
          <w:color w:val="222222"/>
          <w:highlight w:val="white"/>
        </w:rPr>
        <w:t>Yu GC, Smith DK, Zhu HC, Guan Y, Lam TTY. GGTREE: an R package for visualization and annotation of phylogenetic trees with their covariates and other associated data. Methods Ecol Evol. 2017;8(1):28–36. </w:t>
      </w:r>
      <w:hyperlink r:id="rId12" w:history="1">
        <w:r w:rsidRPr="00DC3FB2">
          <w:rPr>
            <w:rStyle w:val="Hyperkobling"/>
          </w:rPr>
          <w:t>https://doi.org/10.1111/2041-210X.12628</w:t>
        </w:r>
      </w:hyperlink>
      <w:r>
        <w:t xml:space="preserve"> </w:t>
      </w:r>
    </w:p>
  </w:comment>
  <w:comment w:id="105" w:author="Mo, Solveig Sølverød" w:date="2026-06-24T13:22:00Z" w:initials="SM">
    <w:p w14:paraId="681D95B4" w14:textId="77777777" w:rsidR="007F5939" w:rsidRDefault="007F5939" w:rsidP="007F5939">
      <w:pPr>
        <w:pStyle w:val="Merknadstekst"/>
      </w:pPr>
      <w:r>
        <w:rPr>
          <w:rStyle w:val="Merknadsreferanse"/>
        </w:rPr>
        <w:annotationRef/>
      </w:r>
      <w:r>
        <w:t>Eve - please fill in ☺️</w:t>
      </w:r>
    </w:p>
  </w:comment>
  <w:comment w:id="106" w:author="Mo, Solveig Sølverød" w:date="2026-06-18T11:22:00Z" w:initials="SM">
    <w:p w14:paraId="0172B444" w14:textId="77777777" w:rsidR="00BD3315" w:rsidRDefault="00BD3315" w:rsidP="00BD3315">
      <w:pPr>
        <w:pStyle w:val="Merknadstekst"/>
      </w:pPr>
      <w:r>
        <w:rPr>
          <w:rStyle w:val="Merknadsreferanse"/>
        </w:rPr>
        <w:annotationRef/>
      </w:r>
      <w:r>
        <w:t>Vurdere om dette skal med eller om vi skal fokusere på bare ST-serotype kombinasjoner?</w:t>
      </w:r>
    </w:p>
  </w:comment>
  <w:comment w:id="107" w:author="Mo, Solveig Sølverød" w:date="2026-06-18T11:22:00Z" w:initials="SM">
    <w:p w14:paraId="73AEC2E8" w14:textId="77777777" w:rsidR="00BD3315" w:rsidRDefault="00BD3315" w:rsidP="00BD3315">
      <w:pPr>
        <w:pStyle w:val="Merknadstekst"/>
      </w:pPr>
      <w:r>
        <w:rPr>
          <w:rStyle w:val="Merknadsreferanse"/>
        </w:rPr>
        <w:annotationRef/>
      </w:r>
      <w:r>
        <w:t>Vil også påvirke Table 1</w:t>
      </w:r>
    </w:p>
  </w:comment>
  <w:comment w:id="149" w:author="Sekse, Camilla" w:date="2026-01-30T10:42:00Z" w:initials="CS">
    <w:p w14:paraId="1136076E" w14:textId="77777777" w:rsidR="00890766" w:rsidRDefault="00890766" w:rsidP="00890766">
      <w:pPr>
        <w:pStyle w:val="Merknadstekst"/>
      </w:pPr>
      <w:r>
        <w:rPr>
          <w:rStyle w:val="Merknadsreferanse"/>
        </w:rPr>
        <w:annotationRef/>
      </w:r>
      <w:r>
        <w:t>Barchart - ST, antall isolater, broiler, parents</w:t>
      </w:r>
    </w:p>
  </w:comment>
  <w:comment w:id="150" w:author="Sekse, Camilla" w:date="2026-01-30T12:54:00Z" w:initials="CS">
    <w:p w14:paraId="37F2C2A5" w14:textId="77777777" w:rsidR="007E045E" w:rsidRDefault="007E045E" w:rsidP="007E045E">
      <w:pPr>
        <w:pStyle w:val="Merknadstekst"/>
      </w:pPr>
      <w:r>
        <w:rPr>
          <w:rStyle w:val="Merknadsreferanse"/>
        </w:rPr>
        <w:annotationRef/>
      </w:r>
      <w:r>
        <w:t xml:space="preserve">Først presentere data for isolater - ST, serotype deretter virulens. </w:t>
      </w:r>
    </w:p>
    <w:p w14:paraId="7F351BD1" w14:textId="77777777" w:rsidR="007E045E" w:rsidRDefault="007E045E" w:rsidP="007E045E">
      <w:pPr>
        <w:pStyle w:val="Merknadstekst"/>
      </w:pPr>
      <w:r>
        <w:t>Neste del vil være å presentere antall innsendelser - vurdere å se på år opp not antall innsendelser - deretter velge ut noen varianter (basert på ST/serotype (?) eller også inkludere virulens) hvor vi ser på fordeling på år og broiler/parent</w:t>
      </w:r>
    </w:p>
  </w:comment>
  <w:comment w:id="172" w:author="Sekse, Camilla" w:date="2026-06-23T13:47:00Z" w:initials="CS">
    <w:p w14:paraId="38C54AD3" w14:textId="77777777" w:rsidR="00B33FB7" w:rsidRDefault="00B33FB7" w:rsidP="00B33FB7">
      <w:pPr>
        <w:pStyle w:val="Merknadstekst"/>
      </w:pPr>
      <w:r>
        <w:rPr>
          <w:rStyle w:val="Merknadsreferanse"/>
        </w:rPr>
        <w:annotationRef/>
      </w:r>
      <w:r>
        <w:t>Ble så mange gener, så tenkte det var enklere å se forskjellen med å skrive det på denne måten.</w:t>
      </w:r>
    </w:p>
  </w:comment>
  <w:comment w:id="170" w:author="Sekse, Camilla" w:date="2026-03-20T14:34:00Z" w:initials="CS">
    <w:p w14:paraId="0FD2BFB2" w14:textId="77777777" w:rsidR="00E1769F" w:rsidRDefault="00E1769F" w:rsidP="00E1769F">
      <w:pPr>
        <w:pStyle w:val="Merknadstekst"/>
      </w:pPr>
      <w:r>
        <w:rPr>
          <w:rStyle w:val="Merknadsreferanse"/>
        </w:rPr>
        <w:annotationRef/>
      </w:r>
      <w:r>
        <w:t>Solveig må oppdatere - sjekke tall</w:t>
      </w:r>
    </w:p>
  </w:comment>
  <w:comment w:id="171" w:author="Mo, Solveig Sølverød" w:date="2026-06-19T08:56:00Z" w:initials="SM">
    <w:p w14:paraId="4C142EA1" w14:textId="77777777" w:rsidR="00F84EF5" w:rsidRDefault="00F84EF5" w:rsidP="00F84EF5">
      <w:pPr>
        <w:pStyle w:val="Merknadstekst"/>
      </w:pPr>
      <w:r>
        <w:rPr>
          <w:rStyle w:val="Merknadsreferanse"/>
        </w:rPr>
        <w:annotationRef/>
      </w:r>
      <w:r>
        <w:t>Disse tallene er sjekket og OK ☺️</w:t>
      </w:r>
    </w:p>
  </w:comment>
  <w:comment w:id="179" w:author="Sekse, Camilla" w:date="2026-07-28T11:36:00Z" w:initials="CS">
    <w:p w14:paraId="05FFEBBB" w14:textId="77777777" w:rsidR="001F305C" w:rsidRDefault="001F305C" w:rsidP="001F305C">
      <w:pPr>
        <w:pStyle w:val="Merknadstekst"/>
      </w:pPr>
      <w:r>
        <w:rPr>
          <w:rStyle w:val="Merknadsreferanse"/>
        </w:rPr>
        <w:annotationRef/>
      </w:r>
      <w:r>
        <w:t>Legge inn dette i en tabell</w:t>
      </w:r>
    </w:p>
  </w:comment>
  <w:comment w:id="193" w:author="Mo, Solveig Sølverød" w:date="2026-06-18T15:37:00Z" w:initials="SM">
    <w:p w14:paraId="310A3801" w14:textId="77777777" w:rsidR="004E4866" w:rsidRDefault="004E4866" w:rsidP="004E4866">
      <w:pPr>
        <w:pStyle w:val="Merknadstekst"/>
      </w:pPr>
      <w:r>
        <w:rPr>
          <w:rStyle w:val="Merknadsreferanse"/>
        </w:rPr>
        <w:annotationRef/>
      </w:r>
      <w:r>
        <w:t>Indikerer persistens. Kan sjekke for de som er ST23, 95 eller 131 om de clustrer sammen.</w:t>
      </w:r>
    </w:p>
  </w:comment>
  <w:comment w:id="195" w:author="Mo, Solveig Sølverød" w:date="2026-06-24T13:47:00Z" w:initials="SM">
    <w:p w14:paraId="62D12DA2" w14:textId="77777777" w:rsidR="00404D6D" w:rsidRDefault="00404D6D" w:rsidP="00404D6D">
      <w:pPr>
        <w:pStyle w:val="Merknadstekst"/>
      </w:pPr>
      <w:r>
        <w:rPr>
          <w:rStyle w:val="Merknadsreferanse"/>
        </w:rPr>
        <w:annotationRef/>
      </w:r>
      <w:r>
        <w:t>Kun ta hensyn til ST og serotype, oppdatere tall.</w:t>
      </w:r>
    </w:p>
  </w:comment>
  <w:comment w:id="196" w:author="Mo, Solveig Sølverød" w:date="2026-07-27T13:28:00Z" w:initials="SM">
    <w:p w14:paraId="3225A2B2" w14:textId="77777777" w:rsidR="00363273" w:rsidRDefault="00363273" w:rsidP="00363273">
      <w:pPr>
        <w:pStyle w:val="Merknadstekst"/>
      </w:pPr>
      <w:r>
        <w:rPr>
          <w:rStyle w:val="Merknadsreferanse"/>
        </w:rPr>
        <w:annotationRef/>
      </w:r>
      <w:r>
        <w:t>OK, oppdatert 27.07.26.</w:t>
      </w:r>
    </w:p>
  </w:comment>
  <w:comment w:id="318" w:author="Mo, Solveig Sølverød" w:date="2025-07-31T10:01:00Z" w:initials="SM">
    <w:p w14:paraId="473A9CC4" w14:textId="6069E991" w:rsidR="00FC3C94" w:rsidRDefault="00FC3C94" w:rsidP="00FC3C94">
      <w:pPr>
        <w:pStyle w:val="Merknadstekst"/>
      </w:pPr>
      <w:r>
        <w:rPr>
          <w:rStyle w:val="Merknadsreferanse"/>
        </w:rPr>
        <w:annotationRef/>
      </w:r>
      <w:r>
        <w:t>Vanligere med re-introduksjon enn persistens på gård? Nevne rengjøring osv. Kan også tyde på at flere forskjellige APEC varianter sirkulerer samtidig - når man karakteriserer et begrenset antall er det vanskelig å vite om flere er der, henvise til Ingers publikajsonpå piloten der mange ble karakterisert per dyr og flokk</w:t>
      </w:r>
    </w:p>
  </w:comment>
  <w:comment w:id="324" w:author="Mo, Solveig Sølverød" w:date="2026-06-19T09:37:00Z" w:initials="SM">
    <w:p w14:paraId="6AF3364B" w14:textId="77777777" w:rsidR="00ED450C" w:rsidRDefault="00ED450C" w:rsidP="00ED450C">
      <w:pPr>
        <w:pStyle w:val="Merknadstekst"/>
      </w:pPr>
      <w:r>
        <w:rPr>
          <w:rStyle w:val="Merknadsreferanse"/>
        </w:rPr>
        <w:annotationRef/>
      </w:r>
      <w:r>
        <w:t>Alternativ hvis vi ikke ønsker å ha med virulensgener. Passer kanskje bedre inn med SNP analyser der vi kun tar hensyn til ST-serotype kombinasjon?</w:t>
      </w:r>
    </w:p>
  </w:comment>
  <w:comment w:id="322" w:author="Mo, Solveig Sølverød" w:date="2026-06-24T13:59:00Z" w:initials="SM">
    <w:p w14:paraId="775CBFF8" w14:textId="77777777" w:rsidR="00510662" w:rsidRDefault="00510662" w:rsidP="00510662">
      <w:pPr>
        <w:pStyle w:val="Merknadstekst"/>
      </w:pPr>
      <w:r>
        <w:rPr>
          <w:rStyle w:val="Merknadsreferanse"/>
        </w:rPr>
        <w:annotationRef/>
      </w:r>
      <w:r>
        <w:t>Skriv om litt? The most common… og inkludere alle APEC varianter i en supplementary fil + farge de som finnes i begge produksjoner?</w:t>
      </w:r>
    </w:p>
  </w:comment>
  <w:comment w:id="323" w:author="Mo, Solveig Sølverød" w:date="2026-06-24T14:02:00Z" w:initials="SM">
    <w:p w14:paraId="7A9AEE4A" w14:textId="77777777" w:rsidR="00750D83" w:rsidRDefault="00750D83" w:rsidP="00750D83">
      <w:pPr>
        <w:pStyle w:val="Merknadstekst"/>
      </w:pPr>
      <w:r>
        <w:rPr>
          <w:rStyle w:val="Merknadsreferanse"/>
        </w:rPr>
        <w:annotationRef/>
      </w:r>
      <w:r>
        <w:t>Sjekk om vi også kan ha med antall isolater og innsendelser per variant og produksjonstype</w:t>
      </w:r>
    </w:p>
  </w:comment>
  <w:comment w:id="330" w:author="Mo, Solveig Sølverød" w:date="2026-05-27T15:12:00Z" w:initials="SM">
    <w:p w14:paraId="509BCEDC" w14:textId="77777777" w:rsidR="00234921" w:rsidRDefault="00234921" w:rsidP="00234921">
      <w:pPr>
        <w:pStyle w:val="Merknadstekst"/>
      </w:pPr>
      <w:r>
        <w:rPr>
          <w:rStyle w:val="Merknadsreferanse"/>
        </w:rPr>
        <w:annotationRef/>
      </w:r>
      <w:r>
        <w:t xml:space="preserve">Sette en cutoff her </w:t>
      </w:r>
    </w:p>
  </w:comment>
  <w:comment w:id="331" w:author="Mo, Solveig Sølverød" w:date="2026-05-28T08:54:00Z" w:initials="SM">
    <w:p w14:paraId="0E592949" w14:textId="77777777" w:rsidR="00A92134" w:rsidRDefault="00A92134" w:rsidP="00A92134">
      <w:pPr>
        <w:pStyle w:val="Merknadstekst"/>
      </w:pPr>
      <w:r>
        <w:rPr>
          <w:rStyle w:val="Merknadsreferanse"/>
        </w:rPr>
        <w:annotationRef/>
      </w:r>
      <w:r>
        <w:t>Må få laget et penere tre som ikke er så trøkt sammen, men det skal vi klare ☺️</w:t>
      </w:r>
    </w:p>
  </w:comment>
  <w:comment w:id="332" w:author="Mo, Solveig Sølverød" w:date="2026-06-24T14:32:00Z" w:initials="SM">
    <w:p w14:paraId="23D38AB3" w14:textId="77777777" w:rsidR="00DE5FF8" w:rsidRDefault="00DE5FF8" w:rsidP="00DE5FF8">
      <w:pPr>
        <w:pStyle w:val="Merknadstekst"/>
      </w:pPr>
      <w:r>
        <w:rPr>
          <w:rStyle w:val="Merknadsreferanse"/>
        </w:rPr>
        <w:annotationRef/>
      </w:r>
      <w:r>
        <w:t>Legge på metadata gård, farge år, form produksjonsform</w:t>
      </w:r>
    </w:p>
  </w:comment>
  <w:comment w:id="334" w:author="Mo, Solveig Sølverød" w:date="2026-06-18T12:42:00Z" w:initials="SM">
    <w:p w14:paraId="5597DBF7" w14:textId="77777777" w:rsidR="006E0876" w:rsidRDefault="006E0876" w:rsidP="006E0876">
      <w:pPr>
        <w:pStyle w:val="Merknadstekst"/>
      </w:pPr>
      <w:r>
        <w:rPr>
          <w:rStyle w:val="Merknadsreferanse"/>
        </w:rPr>
        <w:annotationRef/>
      </w:r>
      <w:r>
        <w:t>Gjøre det i oppdatert figur.</w:t>
      </w:r>
    </w:p>
  </w:comment>
  <w:comment w:id="339" w:author="Sekse, Camilla" w:date="2026-06-23T14:14:00Z" w:initials="CS">
    <w:p w14:paraId="7AD2186F" w14:textId="77777777" w:rsidR="00EF60F2" w:rsidRDefault="00EF60F2" w:rsidP="00EF60F2">
      <w:pPr>
        <w:pStyle w:val="Merknadstekst"/>
      </w:pPr>
      <w:r>
        <w:rPr>
          <w:rStyle w:val="Merknadsreferanse"/>
        </w:rPr>
        <w:annotationRef/>
      </w:r>
      <w:r>
        <w:t>Kan vi se på SNP forskjeller innad i hver clade? Tror vi dette er et klart skille mellom to hybrider?</w:t>
      </w:r>
    </w:p>
  </w:comment>
  <w:comment w:id="340" w:author="Mo, Solveig Sølverød" w:date="2026-06-24T14:29:00Z" w:initials="SM">
    <w:p w14:paraId="1A416F71" w14:textId="77777777" w:rsidR="00B51036" w:rsidRDefault="00B51036" w:rsidP="00B51036">
      <w:pPr>
        <w:pStyle w:val="Merknadstekst"/>
      </w:pPr>
      <w:r>
        <w:rPr>
          <w:rStyle w:val="Merknadsreferanse"/>
        </w:rPr>
        <w:annotationRef/>
      </w:r>
      <w:r>
        <w:t>Sjekke SNP per clade, si vi mangler komplette data på hybrid, men si at det er en mulighet.</w:t>
      </w:r>
    </w:p>
  </w:comment>
  <w:comment w:id="341" w:author="Mo, Solveig Sølverød" w:date="2026-06-24T14:31:00Z" w:initials="SM">
    <w:p w14:paraId="17B5F63A" w14:textId="77777777" w:rsidR="00B51036" w:rsidRDefault="00B51036" w:rsidP="00B51036">
      <w:pPr>
        <w:pStyle w:val="Merknadstekst"/>
      </w:pPr>
      <w:r>
        <w:rPr>
          <w:rStyle w:val="Merknadsreferanse"/>
        </w:rPr>
        <w:annotationRef/>
      </w:r>
      <w:r>
        <w:t>ST23 og ST95 sannsynligvis fra én hybrid, ST131 fra to? Derfor større variasjon?</w:t>
      </w:r>
    </w:p>
  </w:comment>
  <w:comment w:id="353" w:author="Mo, Solveig Sølverød" w:date="2025-08-14T12:35:00Z" w:initials="SM">
    <w:p w14:paraId="08AF01FE" w14:textId="77777777" w:rsidR="006E0C46" w:rsidRDefault="006E0C46" w:rsidP="00EC2ED1">
      <w:pPr>
        <w:pStyle w:val="Merknadstekst"/>
      </w:pPr>
      <w:r>
        <w:rPr>
          <w:rStyle w:val="Merknadsreferanse"/>
        </w:rPr>
        <w:annotationRef/>
      </w:r>
      <w:hyperlink r:id="rId13" w:history="1">
        <w:r w:rsidRPr="00342384">
          <w:rPr>
            <w:rStyle w:val="Hyperkobling"/>
          </w:rPr>
          <w:t>https://www.sciencedirect.com/science/article/pii/S0378113525002524</w:t>
        </w:r>
      </w:hyperlink>
    </w:p>
  </w:comment>
  <w:comment w:id="354" w:author="Mo, Solveig Sølverød" w:date="2025-08-14T12:37:00Z" w:initials="SM">
    <w:p w14:paraId="3CEC1FB3" w14:textId="77777777" w:rsidR="006E0C46" w:rsidRDefault="006E0C46" w:rsidP="00EC2ED1">
      <w:pPr>
        <w:pStyle w:val="Merknadstekst"/>
      </w:pPr>
      <w:r>
        <w:rPr>
          <w:rStyle w:val="Merknadsreferanse"/>
        </w:rPr>
        <w:annotationRef/>
      </w:r>
      <w:hyperlink r:id="rId14" w:history="1">
        <w:r w:rsidRPr="00964FBB">
          <w:rPr>
            <w:rStyle w:val="Hyperkobling"/>
          </w:rPr>
          <w:t>https://link.springer.com/content/pdf/10.1186/s12864-016-3415-6.pdf</w:t>
        </w:r>
      </w:hyperlink>
    </w:p>
  </w:comment>
  <w:comment w:id="361" w:author="Sekse, Camilla" w:date="2026-07-29T09:15:00Z" w:initials="CS">
    <w:p w14:paraId="5380C3AF" w14:textId="77777777" w:rsidR="005F64C4" w:rsidRDefault="005F64C4" w:rsidP="005F64C4">
      <w:pPr>
        <w:pStyle w:val="Merknadstekst"/>
      </w:pPr>
      <w:r>
        <w:rPr>
          <w:rStyle w:val="Merknadsreferanse"/>
        </w:rPr>
        <w:annotationRef/>
      </w:r>
      <w:r>
        <w:t>NB! Bør kommentere på at det her sannsynligvis er 2 hybrider og at de varianter fra de to ulike hybridene ser ut til å være ganske ulike.</w:t>
      </w:r>
    </w:p>
  </w:comment>
  <w:comment w:id="363" w:author="Sekse, Camilla" w:date="2026-07-29T09:19:00Z" w:initials="CS">
    <w:p w14:paraId="435D3585" w14:textId="77777777" w:rsidR="003476BD" w:rsidRDefault="003476BD" w:rsidP="003476BD">
      <w:pPr>
        <w:pStyle w:val="Merknadstekst"/>
      </w:pPr>
      <w:r>
        <w:rPr>
          <w:rStyle w:val="Merknadsreferanse"/>
        </w:rPr>
        <w:annotationRef/>
      </w:r>
      <w:r>
        <w:t>Kan vi skrive pedigree?</w:t>
      </w:r>
    </w:p>
  </w:comment>
  <w:comment w:id="382" w:author="Mo, Solveig Sølverød" w:date="2025-07-31T11:16:00Z" w:initials="SM">
    <w:p w14:paraId="5A374D73" w14:textId="77777777" w:rsidR="00760F41" w:rsidRDefault="00760F41" w:rsidP="00760F41">
      <w:pPr>
        <w:pStyle w:val="Merknadstekst"/>
      </w:pPr>
      <w:r>
        <w:rPr>
          <w:rStyle w:val="Merknadsreferanse"/>
        </w:rPr>
        <w:annotationRef/>
      </w:r>
      <w:r>
        <w:t>Delannoy et al 2020</w:t>
      </w:r>
    </w:p>
    <w:p w14:paraId="16A32120" w14:textId="77777777" w:rsidR="00760F41" w:rsidRDefault="00760F41" w:rsidP="00760F41">
      <w:pPr>
        <w:pStyle w:val="Merknadstekst"/>
      </w:pPr>
      <w:hyperlink r:id="rId15" w:history="1">
        <w:r w:rsidRPr="00082F69">
          <w:rPr>
            <w:rStyle w:val="Hyperkobling"/>
          </w:rPr>
          <w:t>https://www.sciencedirect.com/science/article/pii/S0378113520310610</w:t>
        </w:r>
      </w:hyperlink>
    </w:p>
  </w:comment>
  <w:comment w:id="384" w:author="Sekse, Camilla" w:date="2026-07-30T08:35:00Z" w:initials="CS">
    <w:p w14:paraId="0B3A9521" w14:textId="77777777" w:rsidR="00760F41" w:rsidRDefault="00760F41" w:rsidP="00F7487A">
      <w:pPr>
        <w:pStyle w:val="Merknadstekst"/>
      </w:pPr>
      <w:r>
        <w:rPr>
          <w:rStyle w:val="Merknadsreferanse"/>
        </w:rPr>
        <w:annotationRef/>
      </w:r>
      <w:r>
        <w:t>Denne bør kanskje justeres...</w:t>
      </w:r>
    </w:p>
  </w:comment>
  <w:comment w:id="394" w:author="Mo, Solveig Sølverød" w:date="2025-07-31T11:28:00Z" w:initials="SM">
    <w:p w14:paraId="6177D7EC" w14:textId="77777777" w:rsidR="00760F41" w:rsidRDefault="00760F41" w:rsidP="00760F41">
      <w:pPr>
        <w:pStyle w:val="Merknadstekst"/>
      </w:pPr>
      <w:r>
        <w:rPr>
          <w:rStyle w:val="Merknadsreferanse"/>
        </w:rPr>
        <w:annotationRef/>
      </w:r>
      <w:hyperlink r:id="rId16" w:history="1">
        <w:r w:rsidRPr="003C5DA8">
          <w:rPr>
            <w:rStyle w:val="Hyperkobling"/>
          </w:rPr>
          <w:t>https://drive.google.com/file/d/1E5gnSbzqH8XEbmkj-BUNGKGY6PMaQMcf/view?pli=1</w:t>
        </w:r>
      </w:hyperlink>
    </w:p>
    <w:p w14:paraId="4DA356C5" w14:textId="77777777" w:rsidR="00760F41" w:rsidRDefault="00760F41" w:rsidP="00760F41">
      <w:pPr>
        <w:pStyle w:val="Merknadstekst"/>
      </w:pPr>
      <w:r>
        <w:t>Kravik et al 2022</w:t>
      </w:r>
    </w:p>
  </w:comment>
  <w:comment w:id="395" w:author="Sekse, Camilla" w:date="2026-07-30T10:48:00Z" w:initials="CS">
    <w:p w14:paraId="49608B39" w14:textId="77777777" w:rsidR="00F13C76" w:rsidRDefault="00F13C76" w:rsidP="00F13C76">
      <w:pPr>
        <w:pStyle w:val="Merknadstekst"/>
      </w:pPr>
      <w:r>
        <w:rPr>
          <w:rStyle w:val="Merknadsreferanse"/>
        </w:rPr>
        <w:annotationRef/>
      </w:r>
      <w:r>
        <w:t>Vurdere å slette - eller flytte til strengths and limitations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5EA2A9" w15:done="0"/>
  <w15:commentEx w15:paraId="70AA9BB3" w15:done="0"/>
  <w15:commentEx w15:paraId="1080E013" w15:done="0"/>
  <w15:commentEx w15:paraId="0E4B04F7" w15:done="0"/>
  <w15:commentEx w15:paraId="39BF06C6" w15:paraIdParent="0E4B04F7" w15:done="0"/>
  <w15:commentEx w15:paraId="0535B846" w15:done="0"/>
  <w15:commentEx w15:paraId="510605A5" w15:done="0"/>
  <w15:commentEx w15:paraId="375D60DF" w15:done="0"/>
  <w15:commentEx w15:paraId="4F48BA18" w15:paraIdParent="375D60DF" w15:done="0"/>
  <w15:commentEx w15:paraId="2D7BB731" w15:done="0"/>
  <w15:commentEx w15:paraId="4A0C4A3B" w15:paraIdParent="2D7BB731" w15:done="0"/>
  <w15:commentEx w15:paraId="71B12CF3" w15:done="0"/>
  <w15:commentEx w15:paraId="4905237A" w15:done="0"/>
  <w15:commentEx w15:paraId="7F4D4027" w15:paraIdParent="4905237A" w15:done="0"/>
  <w15:commentEx w15:paraId="4F74151C" w15:paraIdParent="4905237A" w15:done="0"/>
  <w15:commentEx w15:paraId="70A161C9" w15:paraIdParent="4905237A" w15:done="0"/>
  <w15:commentEx w15:paraId="663FBFDB" w15:done="0"/>
  <w15:commentEx w15:paraId="3A721031" w15:done="0"/>
  <w15:commentEx w15:paraId="65A3830C" w15:done="0"/>
  <w15:commentEx w15:paraId="4D9441AB" w15:paraIdParent="65A3830C" w15:done="0"/>
  <w15:commentEx w15:paraId="55A4D7C8" w15:paraIdParent="65A3830C" w15:done="0"/>
  <w15:commentEx w15:paraId="11AB676A" w15:done="0"/>
  <w15:commentEx w15:paraId="1ED74560" w15:done="0"/>
  <w15:commentEx w15:paraId="77AAFD75" w15:done="0"/>
  <w15:commentEx w15:paraId="5DE78851" w15:done="0"/>
  <w15:commentEx w15:paraId="3A78D944" w15:done="0"/>
  <w15:commentEx w15:paraId="04B84DB7" w15:done="0"/>
  <w15:commentEx w15:paraId="40499558" w15:done="0"/>
  <w15:commentEx w15:paraId="7666705E" w15:done="0"/>
  <w15:commentEx w15:paraId="2F9F2E4A" w15:done="0"/>
  <w15:commentEx w15:paraId="7497E61A" w15:done="0"/>
  <w15:commentEx w15:paraId="2BE1A084" w15:done="0"/>
  <w15:commentEx w15:paraId="7E0F73E2" w15:done="0"/>
  <w15:commentEx w15:paraId="4E3D888A" w15:done="0"/>
  <w15:commentEx w15:paraId="0A9ED44D" w15:done="0"/>
  <w15:commentEx w15:paraId="0911B262" w15:done="0"/>
  <w15:commentEx w15:paraId="7584EDD8" w15:done="0"/>
  <w15:commentEx w15:paraId="7371A9CE" w15:done="0"/>
  <w15:commentEx w15:paraId="27A3FCA6" w15:done="0"/>
  <w15:commentEx w15:paraId="5BEDFF57" w15:done="0"/>
  <w15:commentEx w15:paraId="765F0478" w15:done="0"/>
  <w15:commentEx w15:paraId="681D95B4" w15:done="0"/>
  <w15:commentEx w15:paraId="0172B444" w15:done="0"/>
  <w15:commentEx w15:paraId="73AEC2E8" w15:paraIdParent="0172B444" w15:done="0"/>
  <w15:commentEx w15:paraId="1136076E" w15:done="0"/>
  <w15:commentEx w15:paraId="7F351BD1" w15:paraIdParent="1136076E" w15:done="0"/>
  <w15:commentEx w15:paraId="38C54AD3" w15:done="1"/>
  <w15:commentEx w15:paraId="0FD2BFB2" w15:done="1"/>
  <w15:commentEx w15:paraId="4C142EA1" w15:paraIdParent="0FD2BFB2" w15:done="1"/>
  <w15:commentEx w15:paraId="05FFEBBB" w15:done="0"/>
  <w15:commentEx w15:paraId="310A3801" w15:done="0"/>
  <w15:commentEx w15:paraId="62D12DA2" w15:done="0"/>
  <w15:commentEx w15:paraId="3225A2B2" w15:paraIdParent="62D12DA2" w15:done="0"/>
  <w15:commentEx w15:paraId="473A9CC4" w15:done="0"/>
  <w15:commentEx w15:paraId="6AF3364B" w15:done="1"/>
  <w15:commentEx w15:paraId="775CBFF8" w15:done="0"/>
  <w15:commentEx w15:paraId="7A9AEE4A" w15:paraIdParent="775CBFF8" w15:done="0"/>
  <w15:commentEx w15:paraId="509BCEDC" w15:done="0"/>
  <w15:commentEx w15:paraId="0E592949" w15:paraIdParent="509BCEDC" w15:done="0"/>
  <w15:commentEx w15:paraId="23D38AB3" w15:done="0"/>
  <w15:commentEx w15:paraId="5597DBF7" w15:done="0"/>
  <w15:commentEx w15:paraId="7AD2186F" w15:done="0"/>
  <w15:commentEx w15:paraId="1A416F71" w15:paraIdParent="7AD2186F" w15:done="0"/>
  <w15:commentEx w15:paraId="17B5F63A" w15:paraIdParent="7AD2186F" w15:done="0"/>
  <w15:commentEx w15:paraId="08AF01FE" w15:done="0"/>
  <w15:commentEx w15:paraId="3CEC1FB3" w15:done="0"/>
  <w15:commentEx w15:paraId="5380C3AF" w15:done="0"/>
  <w15:commentEx w15:paraId="435D3585" w15:done="0"/>
  <w15:commentEx w15:paraId="16A32120" w15:done="0"/>
  <w15:commentEx w15:paraId="0B3A9521" w15:done="0"/>
  <w15:commentEx w15:paraId="4DA356C5" w15:done="0"/>
  <w15:commentEx w15:paraId="49608B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594244" w16cex:dateUtc="2026-07-28T13:07:00Z"/>
  <w16cex:commentExtensible w16cex:durableId="24174F35" w16cex:dateUtc="2026-02-20T06:38:00Z"/>
  <w16cex:commentExtensible w16cex:durableId="30E0E74D" w16cex:dateUtc="2026-03-20T11:29:00Z"/>
  <w16cex:commentExtensible w16cex:durableId="2DACFD1D" w16cex:dateUtc="2026-06-24T09:24:00Z"/>
  <w16cex:commentExtensible w16cex:durableId="1100061B" w16cex:dateUtc="2026-07-27T08:46:00Z"/>
  <w16cex:commentExtensible w16cex:durableId="0577244F" w16cex:dateUtc="2026-06-24T09:36:00Z"/>
  <w16cex:commentExtensible w16cex:durableId="5F4800CA" w16cex:dateUtc="2026-06-24T09:38:00Z"/>
  <w16cex:commentExtensible w16cex:durableId="73AA6580" w16cex:dateUtc="2026-03-20T11:29:00Z"/>
  <w16cex:commentExtensible w16cex:durableId="7BC2452D" w16cex:dateUtc="2026-07-28T13:11:00Z"/>
  <w16cex:commentExtensible w16cex:durableId="723E86F5" w16cex:dateUtc="2026-07-27T09:05:00Z"/>
  <w16cex:commentExtensible w16cex:durableId="2686E029" w16cex:dateUtc="2026-07-28T07:13:00Z"/>
  <w16cex:commentExtensible w16cex:durableId="39982061" w16cex:dateUtc="2026-03-20T11:39:00Z"/>
  <w16cex:commentExtensible w16cex:durableId="01B14307" w16cex:dateUtc="2026-02-13T13:05:00Z"/>
  <w16cex:commentExtensible w16cex:durableId="4133B748" w16cex:dateUtc="2026-02-20T06:41:00Z"/>
  <w16cex:commentExtensible w16cex:durableId="4D2D0544" w16cex:dateUtc="2026-03-19T11:39:00Z"/>
  <w16cex:commentExtensible w16cex:durableId="77BF2C59" w16cex:dateUtc="2026-03-24T13:32:00Z"/>
  <w16cex:commentExtensible w16cex:durableId="4489078D" w16cex:dateUtc="2025-08-11T08:59:00Z"/>
  <w16cex:commentExtensible w16cex:durableId="04AF6E2D" w16cex:dateUtc="2026-03-24T13:33:00Z"/>
  <w16cex:commentExtensible w16cex:durableId="256E1EDD" w16cex:dateUtc="2025-08-13T10:16:00Z"/>
  <w16cex:commentExtensible w16cex:durableId="1A365E00" w16cex:dateUtc="2026-03-20T07:24:00Z"/>
  <w16cex:commentExtensible w16cex:durableId="1008D142" w16cex:dateUtc="2026-03-24T13:34:00Z"/>
  <w16cex:commentExtensible w16cex:durableId="32CED129" w16cex:dateUtc="2026-03-20T11:49:00Z"/>
  <w16cex:commentExtensible w16cex:durableId="46496684" w16cex:dateUtc="2026-05-27T11:39:00Z"/>
  <w16cex:commentExtensible w16cex:durableId="7D4CA24F" w16cex:dateUtc="2026-03-20T11:50:00Z"/>
  <w16cex:commentExtensible w16cex:durableId="196C6350" w16cex:dateUtc="2026-06-18T09:22:00Z"/>
  <w16cex:commentExtensible w16cex:durableId="6DF8E367" w16cex:dateUtc="2026-03-20T12:04:00Z"/>
  <w16cex:commentExtensible w16cex:durableId="67FCA91B" w16cex:dateUtc="2026-03-20T12:10:00Z"/>
  <w16cex:commentExtensible w16cex:durableId="094A352F" w16cex:dateUtc="2026-03-20T12:19:00Z"/>
  <w16cex:commentExtensible w16cex:durableId="6F85FDAF" w16cex:dateUtc="2026-03-20T12:15:00Z"/>
  <w16cex:commentExtensible w16cex:durableId="14217D91" w16cex:dateUtc="2026-03-20T12:28:00Z"/>
  <w16cex:commentExtensible w16cex:durableId="27DBB6D9" w16cex:dateUtc="2026-03-20T12:43:00Z"/>
  <w16cex:commentExtensible w16cex:durableId="68E6F37B" w16cex:dateUtc="2026-05-27T12:16:00Z"/>
  <w16cex:commentExtensible w16cex:durableId="620565A1" w16cex:dateUtc="2026-05-27T12:17:00Z"/>
  <w16cex:commentExtensible w16cex:durableId="24D9F7AA" w16cex:dateUtc="2026-05-27T12:17:00Z"/>
  <w16cex:commentExtensible w16cex:durableId="59949901" w16cex:dateUtc="2026-05-27T12:16:00Z"/>
  <w16cex:commentExtensible w16cex:durableId="4963C49D" w16cex:dateUtc="2026-05-27T12:17:00Z"/>
  <w16cex:commentExtensible w16cex:durableId="7BCA26D1" w16cex:dateUtc="2026-05-27T12:17:00Z"/>
  <w16cex:commentExtensible w16cex:durableId="1EE2D069" w16cex:dateUtc="2026-05-27T12:18:00Z"/>
  <w16cex:commentExtensible w16cex:durableId="47E78001" w16cex:dateUtc="2026-05-27T12:18:00Z"/>
  <w16cex:commentExtensible w16cex:durableId="2C731AF5" w16cex:dateUtc="2026-05-27T12:16:00Z"/>
  <w16cex:commentExtensible w16cex:durableId="76114996" w16cex:dateUtc="2026-05-27T12:19:00Z"/>
  <w16cex:commentExtensible w16cex:durableId="622C8023" w16cex:dateUtc="2026-06-24T11:22:00Z"/>
  <w16cex:commentExtensible w16cex:durableId="62F60F70" w16cex:dateUtc="2026-06-18T09:22:00Z"/>
  <w16cex:commentExtensible w16cex:durableId="060A4D83" w16cex:dateUtc="2026-06-18T09:22:00Z"/>
  <w16cex:commentExtensible w16cex:durableId="7C782C34" w16cex:dateUtc="2026-01-30T09:42:00Z"/>
  <w16cex:commentExtensible w16cex:durableId="037CBFB7" w16cex:dateUtc="2026-01-30T11:54:00Z"/>
  <w16cex:commentExtensible w16cex:durableId="00F87E4D" w16cex:dateUtc="2026-06-23T11:47:00Z"/>
  <w16cex:commentExtensible w16cex:durableId="2D1D23E6" w16cex:dateUtc="2026-03-20T13:34:00Z"/>
  <w16cex:commentExtensible w16cex:durableId="25609061" w16cex:dateUtc="2026-06-19T06:56:00Z"/>
  <w16cex:commentExtensible w16cex:durableId="536CBAE0" w16cex:dateUtc="2026-07-28T09:36:00Z"/>
  <w16cex:commentExtensible w16cex:durableId="64E69A33" w16cex:dateUtc="2026-06-18T13:37:00Z"/>
  <w16cex:commentExtensible w16cex:durableId="1CCFB3B3" w16cex:dateUtc="2026-06-24T11:47:00Z"/>
  <w16cex:commentExtensible w16cex:durableId="47CBD86D" w16cex:dateUtc="2026-07-27T11:28:00Z"/>
  <w16cex:commentExtensible w16cex:durableId="3108F76F" w16cex:dateUtc="2025-07-31T08:01:00Z"/>
  <w16cex:commentExtensible w16cex:durableId="63AD32D3" w16cex:dateUtc="2026-06-19T07:37:00Z"/>
  <w16cex:commentExtensible w16cex:durableId="503CFE7B" w16cex:dateUtc="2026-06-24T11:59:00Z"/>
  <w16cex:commentExtensible w16cex:durableId="02D2BCE6" w16cex:dateUtc="2026-06-24T12:02:00Z"/>
  <w16cex:commentExtensible w16cex:durableId="214857F4" w16cex:dateUtc="2026-05-27T13:12:00Z"/>
  <w16cex:commentExtensible w16cex:durableId="27E46865" w16cex:dateUtc="2026-05-28T06:54:00Z"/>
  <w16cex:commentExtensible w16cex:durableId="198C0298" w16cex:dateUtc="2026-06-24T12:32:00Z"/>
  <w16cex:commentExtensible w16cex:durableId="00484F2A" w16cex:dateUtc="2026-06-18T10:42:00Z"/>
  <w16cex:commentExtensible w16cex:durableId="4810D625" w16cex:dateUtc="2026-06-23T12:14:00Z"/>
  <w16cex:commentExtensible w16cex:durableId="3D932DCF" w16cex:dateUtc="2026-06-24T12:29:00Z"/>
  <w16cex:commentExtensible w16cex:durableId="2FD64B4C" w16cex:dateUtc="2026-06-24T12:31:00Z"/>
  <w16cex:commentExtensible w16cex:durableId="0F189410" w16cex:dateUtc="2025-08-14T10:35:00Z"/>
  <w16cex:commentExtensible w16cex:durableId="31AE53E8" w16cex:dateUtc="2025-08-14T10:37:00Z"/>
  <w16cex:commentExtensible w16cex:durableId="7B188685" w16cex:dateUtc="2026-07-29T07:15:00Z"/>
  <w16cex:commentExtensible w16cex:durableId="265B5B3A" w16cex:dateUtc="2026-07-29T07:19:00Z"/>
  <w16cex:commentExtensible w16cex:durableId="017A598C" w16cex:dateUtc="2025-07-31T09:16:00Z"/>
  <w16cex:commentExtensible w16cex:durableId="572C8D04" w16cex:dateUtc="2026-07-30T06:35:00Z"/>
  <w16cex:commentExtensible w16cex:durableId="2E1185C0" w16cex:dateUtc="2025-07-31T09:28:00Z"/>
  <w16cex:commentExtensible w16cex:durableId="6EDB01AE" w16cex:dateUtc="2026-07-30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5EA2A9" w16cid:durableId="15594244"/>
  <w16cid:commentId w16cid:paraId="70AA9BB3" w16cid:durableId="24174F35"/>
  <w16cid:commentId w16cid:paraId="1080E013" w16cid:durableId="30E0E74D"/>
  <w16cid:commentId w16cid:paraId="0E4B04F7" w16cid:durableId="2DACFD1D"/>
  <w16cid:commentId w16cid:paraId="39BF06C6" w16cid:durableId="1100061B"/>
  <w16cid:commentId w16cid:paraId="0535B846" w16cid:durableId="0577244F"/>
  <w16cid:commentId w16cid:paraId="510605A5" w16cid:durableId="5F4800CA"/>
  <w16cid:commentId w16cid:paraId="375D60DF" w16cid:durableId="73AA6580"/>
  <w16cid:commentId w16cid:paraId="4F48BA18" w16cid:durableId="7BC2452D"/>
  <w16cid:commentId w16cid:paraId="2D7BB731" w16cid:durableId="723E86F5"/>
  <w16cid:commentId w16cid:paraId="4A0C4A3B" w16cid:durableId="2686E029"/>
  <w16cid:commentId w16cid:paraId="71B12CF3" w16cid:durableId="39982061"/>
  <w16cid:commentId w16cid:paraId="4905237A" w16cid:durableId="01B14307"/>
  <w16cid:commentId w16cid:paraId="7F4D4027" w16cid:durableId="4133B748"/>
  <w16cid:commentId w16cid:paraId="4F74151C" w16cid:durableId="4D2D0544"/>
  <w16cid:commentId w16cid:paraId="70A161C9" w16cid:durableId="77BF2C59"/>
  <w16cid:commentId w16cid:paraId="663FBFDB" w16cid:durableId="4489078D"/>
  <w16cid:commentId w16cid:paraId="3A721031" w16cid:durableId="04AF6E2D"/>
  <w16cid:commentId w16cid:paraId="65A3830C" w16cid:durableId="256E1EDD"/>
  <w16cid:commentId w16cid:paraId="4D9441AB" w16cid:durableId="1A365E00"/>
  <w16cid:commentId w16cid:paraId="55A4D7C8" w16cid:durableId="1008D142"/>
  <w16cid:commentId w16cid:paraId="11AB676A" w16cid:durableId="32CED129"/>
  <w16cid:commentId w16cid:paraId="1ED74560" w16cid:durableId="46496684"/>
  <w16cid:commentId w16cid:paraId="77AAFD75" w16cid:durableId="7D4CA24F"/>
  <w16cid:commentId w16cid:paraId="5DE78851" w16cid:durableId="196C6350"/>
  <w16cid:commentId w16cid:paraId="3A78D944" w16cid:durableId="6DF8E367"/>
  <w16cid:commentId w16cid:paraId="04B84DB7" w16cid:durableId="67FCA91B"/>
  <w16cid:commentId w16cid:paraId="40499558" w16cid:durableId="094A352F"/>
  <w16cid:commentId w16cid:paraId="7666705E" w16cid:durableId="6F85FDAF"/>
  <w16cid:commentId w16cid:paraId="2F9F2E4A" w16cid:durableId="14217D91"/>
  <w16cid:commentId w16cid:paraId="7497E61A" w16cid:durableId="27DBB6D9"/>
  <w16cid:commentId w16cid:paraId="2BE1A084" w16cid:durableId="68E6F37B"/>
  <w16cid:commentId w16cid:paraId="7E0F73E2" w16cid:durableId="620565A1"/>
  <w16cid:commentId w16cid:paraId="4E3D888A" w16cid:durableId="24D9F7AA"/>
  <w16cid:commentId w16cid:paraId="0A9ED44D" w16cid:durableId="59949901"/>
  <w16cid:commentId w16cid:paraId="0911B262" w16cid:durableId="4963C49D"/>
  <w16cid:commentId w16cid:paraId="7584EDD8" w16cid:durableId="7BCA26D1"/>
  <w16cid:commentId w16cid:paraId="7371A9CE" w16cid:durableId="1EE2D069"/>
  <w16cid:commentId w16cid:paraId="27A3FCA6" w16cid:durableId="47E78001"/>
  <w16cid:commentId w16cid:paraId="5BEDFF57" w16cid:durableId="2C731AF5"/>
  <w16cid:commentId w16cid:paraId="765F0478" w16cid:durableId="76114996"/>
  <w16cid:commentId w16cid:paraId="681D95B4" w16cid:durableId="622C8023"/>
  <w16cid:commentId w16cid:paraId="0172B444" w16cid:durableId="62F60F70"/>
  <w16cid:commentId w16cid:paraId="73AEC2E8" w16cid:durableId="060A4D83"/>
  <w16cid:commentId w16cid:paraId="1136076E" w16cid:durableId="7C782C34"/>
  <w16cid:commentId w16cid:paraId="7F351BD1" w16cid:durableId="037CBFB7"/>
  <w16cid:commentId w16cid:paraId="38C54AD3" w16cid:durableId="00F87E4D"/>
  <w16cid:commentId w16cid:paraId="0FD2BFB2" w16cid:durableId="2D1D23E6"/>
  <w16cid:commentId w16cid:paraId="4C142EA1" w16cid:durableId="25609061"/>
  <w16cid:commentId w16cid:paraId="05FFEBBB" w16cid:durableId="536CBAE0"/>
  <w16cid:commentId w16cid:paraId="310A3801" w16cid:durableId="64E69A33"/>
  <w16cid:commentId w16cid:paraId="62D12DA2" w16cid:durableId="1CCFB3B3"/>
  <w16cid:commentId w16cid:paraId="3225A2B2" w16cid:durableId="47CBD86D"/>
  <w16cid:commentId w16cid:paraId="473A9CC4" w16cid:durableId="3108F76F"/>
  <w16cid:commentId w16cid:paraId="6AF3364B" w16cid:durableId="63AD32D3"/>
  <w16cid:commentId w16cid:paraId="775CBFF8" w16cid:durableId="503CFE7B"/>
  <w16cid:commentId w16cid:paraId="7A9AEE4A" w16cid:durableId="02D2BCE6"/>
  <w16cid:commentId w16cid:paraId="509BCEDC" w16cid:durableId="214857F4"/>
  <w16cid:commentId w16cid:paraId="0E592949" w16cid:durableId="27E46865"/>
  <w16cid:commentId w16cid:paraId="23D38AB3" w16cid:durableId="198C0298"/>
  <w16cid:commentId w16cid:paraId="5597DBF7" w16cid:durableId="00484F2A"/>
  <w16cid:commentId w16cid:paraId="7AD2186F" w16cid:durableId="4810D625"/>
  <w16cid:commentId w16cid:paraId="1A416F71" w16cid:durableId="3D932DCF"/>
  <w16cid:commentId w16cid:paraId="17B5F63A" w16cid:durableId="2FD64B4C"/>
  <w16cid:commentId w16cid:paraId="08AF01FE" w16cid:durableId="0F189410"/>
  <w16cid:commentId w16cid:paraId="3CEC1FB3" w16cid:durableId="31AE53E8"/>
  <w16cid:commentId w16cid:paraId="5380C3AF" w16cid:durableId="7B188685"/>
  <w16cid:commentId w16cid:paraId="435D3585" w16cid:durableId="265B5B3A"/>
  <w16cid:commentId w16cid:paraId="16A32120" w16cid:durableId="017A598C"/>
  <w16cid:commentId w16cid:paraId="0B3A9521" w16cid:durableId="572C8D04"/>
  <w16cid:commentId w16cid:paraId="4DA356C5" w16cid:durableId="2E1185C0"/>
  <w16cid:commentId w16cid:paraId="49608B39" w16cid:durableId="6EDB01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5A810" w14:textId="77777777" w:rsidR="009C61DF" w:rsidRDefault="009C61DF" w:rsidP="004C7EDC">
      <w:pPr>
        <w:spacing w:after="0" w:line="240" w:lineRule="auto"/>
      </w:pPr>
      <w:r>
        <w:separator/>
      </w:r>
    </w:p>
  </w:endnote>
  <w:endnote w:type="continuationSeparator" w:id="0">
    <w:p w14:paraId="0BFB59A9" w14:textId="77777777" w:rsidR="009C61DF" w:rsidRDefault="009C61DF" w:rsidP="004C7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944872"/>
      <w:docPartObj>
        <w:docPartGallery w:val="Page Numbers (Bottom of Page)"/>
        <w:docPartUnique/>
      </w:docPartObj>
    </w:sdtPr>
    <w:sdtEndPr/>
    <w:sdtContent>
      <w:p w14:paraId="3BAF32DE" w14:textId="6FC4888F" w:rsidR="004C7EDC" w:rsidRDefault="004C7EDC">
        <w:pPr>
          <w:pStyle w:val="Bunntekst"/>
          <w:jc w:val="right"/>
        </w:pPr>
        <w:r>
          <w:fldChar w:fldCharType="begin"/>
        </w:r>
        <w:r>
          <w:instrText>PAGE   \* MERGEFORMAT</w:instrText>
        </w:r>
        <w:r>
          <w:fldChar w:fldCharType="separate"/>
        </w:r>
        <w:r>
          <w:t>2</w:t>
        </w:r>
        <w:r>
          <w:fldChar w:fldCharType="end"/>
        </w:r>
      </w:p>
    </w:sdtContent>
  </w:sdt>
  <w:p w14:paraId="4CAEACAF" w14:textId="77777777" w:rsidR="004C7EDC" w:rsidRDefault="004C7EDC">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1CDAC" w14:textId="77777777" w:rsidR="009C61DF" w:rsidRDefault="009C61DF" w:rsidP="004C7EDC">
      <w:pPr>
        <w:spacing w:after="0" w:line="240" w:lineRule="auto"/>
      </w:pPr>
      <w:r>
        <w:separator/>
      </w:r>
    </w:p>
  </w:footnote>
  <w:footnote w:type="continuationSeparator" w:id="0">
    <w:p w14:paraId="78913AF6" w14:textId="77777777" w:rsidR="009C61DF" w:rsidRDefault="009C61DF" w:rsidP="004C7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251"/>
    <w:multiLevelType w:val="hybridMultilevel"/>
    <w:tmpl w:val="FD704F90"/>
    <w:lvl w:ilvl="0" w:tplc="C470B8A4">
      <w:start w:val="1"/>
      <w:numFmt w:val="bullet"/>
      <w:lvlText w:val=""/>
      <w:lvlJc w:val="left"/>
      <w:pPr>
        <w:ind w:left="1080" w:hanging="360"/>
      </w:pPr>
      <w:rPr>
        <w:rFonts w:ascii="Symbol" w:hAnsi="Symbol"/>
      </w:rPr>
    </w:lvl>
    <w:lvl w:ilvl="1" w:tplc="1AC20A16">
      <w:start w:val="1"/>
      <w:numFmt w:val="bullet"/>
      <w:lvlText w:val=""/>
      <w:lvlJc w:val="left"/>
      <w:pPr>
        <w:ind w:left="1080" w:hanging="360"/>
      </w:pPr>
      <w:rPr>
        <w:rFonts w:ascii="Symbol" w:hAnsi="Symbol"/>
      </w:rPr>
    </w:lvl>
    <w:lvl w:ilvl="2" w:tplc="2BAE0426">
      <w:start w:val="1"/>
      <w:numFmt w:val="bullet"/>
      <w:lvlText w:val=""/>
      <w:lvlJc w:val="left"/>
      <w:pPr>
        <w:ind w:left="1080" w:hanging="360"/>
      </w:pPr>
      <w:rPr>
        <w:rFonts w:ascii="Symbol" w:hAnsi="Symbol"/>
      </w:rPr>
    </w:lvl>
    <w:lvl w:ilvl="3" w:tplc="85BAB932">
      <w:start w:val="1"/>
      <w:numFmt w:val="bullet"/>
      <w:lvlText w:val=""/>
      <w:lvlJc w:val="left"/>
      <w:pPr>
        <w:ind w:left="1080" w:hanging="360"/>
      </w:pPr>
      <w:rPr>
        <w:rFonts w:ascii="Symbol" w:hAnsi="Symbol"/>
      </w:rPr>
    </w:lvl>
    <w:lvl w:ilvl="4" w:tplc="2312CCCE">
      <w:start w:val="1"/>
      <w:numFmt w:val="bullet"/>
      <w:lvlText w:val=""/>
      <w:lvlJc w:val="left"/>
      <w:pPr>
        <w:ind w:left="1080" w:hanging="360"/>
      </w:pPr>
      <w:rPr>
        <w:rFonts w:ascii="Symbol" w:hAnsi="Symbol"/>
      </w:rPr>
    </w:lvl>
    <w:lvl w:ilvl="5" w:tplc="AA540D70">
      <w:start w:val="1"/>
      <w:numFmt w:val="bullet"/>
      <w:lvlText w:val=""/>
      <w:lvlJc w:val="left"/>
      <w:pPr>
        <w:ind w:left="1080" w:hanging="360"/>
      </w:pPr>
      <w:rPr>
        <w:rFonts w:ascii="Symbol" w:hAnsi="Symbol"/>
      </w:rPr>
    </w:lvl>
    <w:lvl w:ilvl="6" w:tplc="E7540160">
      <w:start w:val="1"/>
      <w:numFmt w:val="bullet"/>
      <w:lvlText w:val=""/>
      <w:lvlJc w:val="left"/>
      <w:pPr>
        <w:ind w:left="1080" w:hanging="360"/>
      </w:pPr>
      <w:rPr>
        <w:rFonts w:ascii="Symbol" w:hAnsi="Symbol"/>
      </w:rPr>
    </w:lvl>
    <w:lvl w:ilvl="7" w:tplc="147093CE">
      <w:start w:val="1"/>
      <w:numFmt w:val="bullet"/>
      <w:lvlText w:val=""/>
      <w:lvlJc w:val="left"/>
      <w:pPr>
        <w:ind w:left="1080" w:hanging="360"/>
      </w:pPr>
      <w:rPr>
        <w:rFonts w:ascii="Symbol" w:hAnsi="Symbol"/>
      </w:rPr>
    </w:lvl>
    <w:lvl w:ilvl="8" w:tplc="BFCC72EC">
      <w:start w:val="1"/>
      <w:numFmt w:val="bullet"/>
      <w:lvlText w:val=""/>
      <w:lvlJc w:val="left"/>
      <w:pPr>
        <w:ind w:left="1080" w:hanging="360"/>
      </w:pPr>
      <w:rPr>
        <w:rFonts w:ascii="Symbol" w:hAnsi="Symbol"/>
      </w:rPr>
    </w:lvl>
  </w:abstractNum>
  <w:abstractNum w:abstractNumId="1" w15:restartNumberingAfterBreak="0">
    <w:nsid w:val="07A900A8"/>
    <w:multiLevelType w:val="hybridMultilevel"/>
    <w:tmpl w:val="CC765C92"/>
    <w:lvl w:ilvl="0" w:tplc="AEE4F712">
      <w:start w:val="1"/>
      <w:numFmt w:val="bullet"/>
      <w:lvlText w:val=""/>
      <w:lvlJc w:val="left"/>
      <w:pPr>
        <w:ind w:left="1080" w:hanging="360"/>
      </w:pPr>
      <w:rPr>
        <w:rFonts w:ascii="Symbol" w:hAnsi="Symbol"/>
      </w:rPr>
    </w:lvl>
    <w:lvl w:ilvl="1" w:tplc="29FE5122">
      <w:start w:val="1"/>
      <w:numFmt w:val="bullet"/>
      <w:lvlText w:val=""/>
      <w:lvlJc w:val="left"/>
      <w:pPr>
        <w:ind w:left="1080" w:hanging="360"/>
      </w:pPr>
      <w:rPr>
        <w:rFonts w:ascii="Symbol" w:hAnsi="Symbol"/>
      </w:rPr>
    </w:lvl>
    <w:lvl w:ilvl="2" w:tplc="DDC8F2E4">
      <w:start w:val="1"/>
      <w:numFmt w:val="bullet"/>
      <w:lvlText w:val=""/>
      <w:lvlJc w:val="left"/>
      <w:pPr>
        <w:ind w:left="1080" w:hanging="360"/>
      </w:pPr>
      <w:rPr>
        <w:rFonts w:ascii="Symbol" w:hAnsi="Symbol"/>
      </w:rPr>
    </w:lvl>
    <w:lvl w:ilvl="3" w:tplc="E01882DA">
      <w:start w:val="1"/>
      <w:numFmt w:val="bullet"/>
      <w:lvlText w:val=""/>
      <w:lvlJc w:val="left"/>
      <w:pPr>
        <w:ind w:left="1080" w:hanging="360"/>
      </w:pPr>
      <w:rPr>
        <w:rFonts w:ascii="Symbol" w:hAnsi="Symbol"/>
      </w:rPr>
    </w:lvl>
    <w:lvl w:ilvl="4" w:tplc="6B66BE78">
      <w:start w:val="1"/>
      <w:numFmt w:val="bullet"/>
      <w:lvlText w:val=""/>
      <w:lvlJc w:val="left"/>
      <w:pPr>
        <w:ind w:left="1080" w:hanging="360"/>
      </w:pPr>
      <w:rPr>
        <w:rFonts w:ascii="Symbol" w:hAnsi="Symbol"/>
      </w:rPr>
    </w:lvl>
    <w:lvl w:ilvl="5" w:tplc="AFD884C2">
      <w:start w:val="1"/>
      <w:numFmt w:val="bullet"/>
      <w:lvlText w:val=""/>
      <w:lvlJc w:val="left"/>
      <w:pPr>
        <w:ind w:left="1080" w:hanging="360"/>
      </w:pPr>
      <w:rPr>
        <w:rFonts w:ascii="Symbol" w:hAnsi="Symbol"/>
      </w:rPr>
    </w:lvl>
    <w:lvl w:ilvl="6" w:tplc="8444CA44">
      <w:start w:val="1"/>
      <w:numFmt w:val="bullet"/>
      <w:lvlText w:val=""/>
      <w:lvlJc w:val="left"/>
      <w:pPr>
        <w:ind w:left="1080" w:hanging="360"/>
      </w:pPr>
      <w:rPr>
        <w:rFonts w:ascii="Symbol" w:hAnsi="Symbol"/>
      </w:rPr>
    </w:lvl>
    <w:lvl w:ilvl="7" w:tplc="4544BDD4">
      <w:start w:val="1"/>
      <w:numFmt w:val="bullet"/>
      <w:lvlText w:val=""/>
      <w:lvlJc w:val="left"/>
      <w:pPr>
        <w:ind w:left="1080" w:hanging="360"/>
      </w:pPr>
      <w:rPr>
        <w:rFonts w:ascii="Symbol" w:hAnsi="Symbol"/>
      </w:rPr>
    </w:lvl>
    <w:lvl w:ilvl="8" w:tplc="00A867BE">
      <w:start w:val="1"/>
      <w:numFmt w:val="bullet"/>
      <w:lvlText w:val=""/>
      <w:lvlJc w:val="left"/>
      <w:pPr>
        <w:ind w:left="1080" w:hanging="360"/>
      </w:pPr>
      <w:rPr>
        <w:rFonts w:ascii="Symbol" w:hAnsi="Symbol"/>
      </w:rPr>
    </w:lvl>
  </w:abstractNum>
  <w:abstractNum w:abstractNumId="2" w15:restartNumberingAfterBreak="0">
    <w:nsid w:val="0A6A298E"/>
    <w:multiLevelType w:val="hybridMultilevel"/>
    <w:tmpl w:val="BD54F2A4"/>
    <w:lvl w:ilvl="0" w:tplc="04D82046">
      <w:start w:val="1"/>
      <w:numFmt w:val="bullet"/>
      <w:lvlText w:val=""/>
      <w:lvlJc w:val="left"/>
      <w:pPr>
        <w:ind w:left="1080" w:hanging="360"/>
      </w:pPr>
      <w:rPr>
        <w:rFonts w:ascii="Symbol" w:hAnsi="Symbol"/>
      </w:rPr>
    </w:lvl>
    <w:lvl w:ilvl="1" w:tplc="772A271A">
      <w:start w:val="1"/>
      <w:numFmt w:val="bullet"/>
      <w:lvlText w:val=""/>
      <w:lvlJc w:val="left"/>
      <w:pPr>
        <w:ind w:left="1080" w:hanging="360"/>
      </w:pPr>
      <w:rPr>
        <w:rFonts w:ascii="Symbol" w:hAnsi="Symbol"/>
      </w:rPr>
    </w:lvl>
    <w:lvl w:ilvl="2" w:tplc="8C7E5E88">
      <w:start w:val="1"/>
      <w:numFmt w:val="bullet"/>
      <w:lvlText w:val=""/>
      <w:lvlJc w:val="left"/>
      <w:pPr>
        <w:ind w:left="1080" w:hanging="360"/>
      </w:pPr>
      <w:rPr>
        <w:rFonts w:ascii="Symbol" w:hAnsi="Symbol"/>
      </w:rPr>
    </w:lvl>
    <w:lvl w:ilvl="3" w:tplc="1400B3F2">
      <w:start w:val="1"/>
      <w:numFmt w:val="bullet"/>
      <w:lvlText w:val=""/>
      <w:lvlJc w:val="left"/>
      <w:pPr>
        <w:ind w:left="1080" w:hanging="360"/>
      </w:pPr>
      <w:rPr>
        <w:rFonts w:ascii="Symbol" w:hAnsi="Symbol"/>
      </w:rPr>
    </w:lvl>
    <w:lvl w:ilvl="4" w:tplc="E6141F0C">
      <w:start w:val="1"/>
      <w:numFmt w:val="bullet"/>
      <w:lvlText w:val=""/>
      <w:lvlJc w:val="left"/>
      <w:pPr>
        <w:ind w:left="1080" w:hanging="360"/>
      </w:pPr>
      <w:rPr>
        <w:rFonts w:ascii="Symbol" w:hAnsi="Symbol"/>
      </w:rPr>
    </w:lvl>
    <w:lvl w:ilvl="5" w:tplc="5E66C1AC">
      <w:start w:val="1"/>
      <w:numFmt w:val="bullet"/>
      <w:lvlText w:val=""/>
      <w:lvlJc w:val="left"/>
      <w:pPr>
        <w:ind w:left="1080" w:hanging="360"/>
      </w:pPr>
      <w:rPr>
        <w:rFonts w:ascii="Symbol" w:hAnsi="Symbol"/>
      </w:rPr>
    </w:lvl>
    <w:lvl w:ilvl="6" w:tplc="93E4F63A">
      <w:start w:val="1"/>
      <w:numFmt w:val="bullet"/>
      <w:lvlText w:val=""/>
      <w:lvlJc w:val="left"/>
      <w:pPr>
        <w:ind w:left="1080" w:hanging="360"/>
      </w:pPr>
      <w:rPr>
        <w:rFonts w:ascii="Symbol" w:hAnsi="Symbol"/>
      </w:rPr>
    </w:lvl>
    <w:lvl w:ilvl="7" w:tplc="D436C676">
      <w:start w:val="1"/>
      <w:numFmt w:val="bullet"/>
      <w:lvlText w:val=""/>
      <w:lvlJc w:val="left"/>
      <w:pPr>
        <w:ind w:left="1080" w:hanging="360"/>
      </w:pPr>
      <w:rPr>
        <w:rFonts w:ascii="Symbol" w:hAnsi="Symbol"/>
      </w:rPr>
    </w:lvl>
    <w:lvl w:ilvl="8" w:tplc="31FE5A82">
      <w:start w:val="1"/>
      <w:numFmt w:val="bullet"/>
      <w:lvlText w:val=""/>
      <w:lvlJc w:val="left"/>
      <w:pPr>
        <w:ind w:left="1080" w:hanging="360"/>
      </w:pPr>
      <w:rPr>
        <w:rFonts w:ascii="Symbol" w:hAnsi="Symbol"/>
      </w:rPr>
    </w:lvl>
  </w:abstractNum>
  <w:abstractNum w:abstractNumId="3" w15:restartNumberingAfterBreak="0">
    <w:nsid w:val="0E7D1695"/>
    <w:multiLevelType w:val="hybridMultilevel"/>
    <w:tmpl w:val="097EA188"/>
    <w:lvl w:ilvl="0" w:tplc="889EBB0A">
      <w:start w:val="1"/>
      <w:numFmt w:val="bullet"/>
      <w:lvlText w:val=""/>
      <w:lvlJc w:val="left"/>
      <w:pPr>
        <w:ind w:left="1440" w:hanging="360"/>
      </w:pPr>
      <w:rPr>
        <w:rFonts w:ascii="Symbol" w:hAnsi="Symbol"/>
      </w:rPr>
    </w:lvl>
    <w:lvl w:ilvl="1" w:tplc="16C25ABA">
      <w:start w:val="1"/>
      <w:numFmt w:val="bullet"/>
      <w:lvlText w:val=""/>
      <w:lvlJc w:val="left"/>
      <w:pPr>
        <w:ind w:left="1440" w:hanging="360"/>
      </w:pPr>
      <w:rPr>
        <w:rFonts w:ascii="Symbol" w:hAnsi="Symbol"/>
      </w:rPr>
    </w:lvl>
    <w:lvl w:ilvl="2" w:tplc="1E96AED0">
      <w:start w:val="1"/>
      <w:numFmt w:val="bullet"/>
      <w:lvlText w:val=""/>
      <w:lvlJc w:val="left"/>
      <w:pPr>
        <w:ind w:left="1440" w:hanging="360"/>
      </w:pPr>
      <w:rPr>
        <w:rFonts w:ascii="Symbol" w:hAnsi="Symbol"/>
      </w:rPr>
    </w:lvl>
    <w:lvl w:ilvl="3" w:tplc="E4005B6E">
      <w:start w:val="1"/>
      <w:numFmt w:val="bullet"/>
      <w:lvlText w:val=""/>
      <w:lvlJc w:val="left"/>
      <w:pPr>
        <w:ind w:left="1440" w:hanging="360"/>
      </w:pPr>
      <w:rPr>
        <w:rFonts w:ascii="Symbol" w:hAnsi="Symbol"/>
      </w:rPr>
    </w:lvl>
    <w:lvl w:ilvl="4" w:tplc="E4320B90">
      <w:start w:val="1"/>
      <w:numFmt w:val="bullet"/>
      <w:lvlText w:val=""/>
      <w:lvlJc w:val="left"/>
      <w:pPr>
        <w:ind w:left="1440" w:hanging="360"/>
      </w:pPr>
      <w:rPr>
        <w:rFonts w:ascii="Symbol" w:hAnsi="Symbol"/>
      </w:rPr>
    </w:lvl>
    <w:lvl w:ilvl="5" w:tplc="0B424D3C">
      <w:start w:val="1"/>
      <w:numFmt w:val="bullet"/>
      <w:lvlText w:val=""/>
      <w:lvlJc w:val="left"/>
      <w:pPr>
        <w:ind w:left="1440" w:hanging="360"/>
      </w:pPr>
      <w:rPr>
        <w:rFonts w:ascii="Symbol" w:hAnsi="Symbol"/>
      </w:rPr>
    </w:lvl>
    <w:lvl w:ilvl="6" w:tplc="8CDE96BE">
      <w:start w:val="1"/>
      <w:numFmt w:val="bullet"/>
      <w:lvlText w:val=""/>
      <w:lvlJc w:val="left"/>
      <w:pPr>
        <w:ind w:left="1440" w:hanging="360"/>
      </w:pPr>
      <w:rPr>
        <w:rFonts w:ascii="Symbol" w:hAnsi="Symbol"/>
      </w:rPr>
    </w:lvl>
    <w:lvl w:ilvl="7" w:tplc="909C1682">
      <w:start w:val="1"/>
      <w:numFmt w:val="bullet"/>
      <w:lvlText w:val=""/>
      <w:lvlJc w:val="left"/>
      <w:pPr>
        <w:ind w:left="1440" w:hanging="360"/>
      </w:pPr>
      <w:rPr>
        <w:rFonts w:ascii="Symbol" w:hAnsi="Symbol"/>
      </w:rPr>
    </w:lvl>
    <w:lvl w:ilvl="8" w:tplc="E626CFE8">
      <w:start w:val="1"/>
      <w:numFmt w:val="bullet"/>
      <w:lvlText w:val=""/>
      <w:lvlJc w:val="left"/>
      <w:pPr>
        <w:ind w:left="1440" w:hanging="360"/>
      </w:pPr>
      <w:rPr>
        <w:rFonts w:ascii="Symbol" w:hAnsi="Symbol"/>
      </w:rPr>
    </w:lvl>
  </w:abstractNum>
  <w:abstractNum w:abstractNumId="4" w15:restartNumberingAfterBreak="0">
    <w:nsid w:val="0FB01119"/>
    <w:multiLevelType w:val="hybridMultilevel"/>
    <w:tmpl w:val="2AD22548"/>
    <w:lvl w:ilvl="0" w:tplc="9A4E47C2">
      <w:start w:val="1"/>
      <w:numFmt w:val="bullet"/>
      <w:lvlText w:val=""/>
      <w:lvlJc w:val="left"/>
      <w:pPr>
        <w:ind w:left="1080" w:hanging="360"/>
      </w:pPr>
      <w:rPr>
        <w:rFonts w:ascii="Symbol" w:hAnsi="Symbol"/>
      </w:rPr>
    </w:lvl>
    <w:lvl w:ilvl="1" w:tplc="684A3B56">
      <w:start w:val="1"/>
      <w:numFmt w:val="bullet"/>
      <w:lvlText w:val=""/>
      <w:lvlJc w:val="left"/>
      <w:pPr>
        <w:ind w:left="1080" w:hanging="360"/>
      </w:pPr>
      <w:rPr>
        <w:rFonts w:ascii="Symbol" w:hAnsi="Symbol"/>
      </w:rPr>
    </w:lvl>
    <w:lvl w:ilvl="2" w:tplc="CDFCDCE8">
      <w:start w:val="1"/>
      <w:numFmt w:val="bullet"/>
      <w:lvlText w:val=""/>
      <w:lvlJc w:val="left"/>
      <w:pPr>
        <w:ind w:left="1080" w:hanging="360"/>
      </w:pPr>
      <w:rPr>
        <w:rFonts w:ascii="Symbol" w:hAnsi="Symbol"/>
      </w:rPr>
    </w:lvl>
    <w:lvl w:ilvl="3" w:tplc="5F3A9AA8">
      <w:start w:val="1"/>
      <w:numFmt w:val="bullet"/>
      <w:lvlText w:val=""/>
      <w:lvlJc w:val="left"/>
      <w:pPr>
        <w:ind w:left="1080" w:hanging="360"/>
      </w:pPr>
      <w:rPr>
        <w:rFonts w:ascii="Symbol" w:hAnsi="Symbol"/>
      </w:rPr>
    </w:lvl>
    <w:lvl w:ilvl="4" w:tplc="C4881E5A">
      <w:start w:val="1"/>
      <w:numFmt w:val="bullet"/>
      <w:lvlText w:val=""/>
      <w:lvlJc w:val="left"/>
      <w:pPr>
        <w:ind w:left="1080" w:hanging="360"/>
      </w:pPr>
      <w:rPr>
        <w:rFonts w:ascii="Symbol" w:hAnsi="Symbol"/>
      </w:rPr>
    </w:lvl>
    <w:lvl w:ilvl="5" w:tplc="DE5E7FAA">
      <w:start w:val="1"/>
      <w:numFmt w:val="bullet"/>
      <w:lvlText w:val=""/>
      <w:lvlJc w:val="left"/>
      <w:pPr>
        <w:ind w:left="1080" w:hanging="360"/>
      </w:pPr>
      <w:rPr>
        <w:rFonts w:ascii="Symbol" w:hAnsi="Symbol"/>
      </w:rPr>
    </w:lvl>
    <w:lvl w:ilvl="6" w:tplc="37FE9584">
      <w:start w:val="1"/>
      <w:numFmt w:val="bullet"/>
      <w:lvlText w:val=""/>
      <w:lvlJc w:val="left"/>
      <w:pPr>
        <w:ind w:left="1080" w:hanging="360"/>
      </w:pPr>
      <w:rPr>
        <w:rFonts w:ascii="Symbol" w:hAnsi="Symbol"/>
      </w:rPr>
    </w:lvl>
    <w:lvl w:ilvl="7" w:tplc="7BEEC3A6">
      <w:start w:val="1"/>
      <w:numFmt w:val="bullet"/>
      <w:lvlText w:val=""/>
      <w:lvlJc w:val="left"/>
      <w:pPr>
        <w:ind w:left="1080" w:hanging="360"/>
      </w:pPr>
      <w:rPr>
        <w:rFonts w:ascii="Symbol" w:hAnsi="Symbol"/>
      </w:rPr>
    </w:lvl>
    <w:lvl w:ilvl="8" w:tplc="3EA22576">
      <w:start w:val="1"/>
      <w:numFmt w:val="bullet"/>
      <w:lvlText w:val=""/>
      <w:lvlJc w:val="left"/>
      <w:pPr>
        <w:ind w:left="1080" w:hanging="360"/>
      </w:pPr>
      <w:rPr>
        <w:rFonts w:ascii="Symbol" w:hAnsi="Symbol"/>
      </w:rPr>
    </w:lvl>
  </w:abstractNum>
  <w:abstractNum w:abstractNumId="5" w15:restartNumberingAfterBreak="0">
    <w:nsid w:val="13B71565"/>
    <w:multiLevelType w:val="hybridMultilevel"/>
    <w:tmpl w:val="F3D02C18"/>
    <w:lvl w:ilvl="0" w:tplc="1474057A">
      <w:start w:val="1"/>
      <w:numFmt w:val="bullet"/>
      <w:lvlText w:val=""/>
      <w:lvlJc w:val="left"/>
      <w:pPr>
        <w:ind w:left="1080" w:hanging="360"/>
      </w:pPr>
      <w:rPr>
        <w:rFonts w:ascii="Symbol" w:hAnsi="Symbol"/>
      </w:rPr>
    </w:lvl>
    <w:lvl w:ilvl="1" w:tplc="838AB5B2">
      <w:start w:val="1"/>
      <w:numFmt w:val="bullet"/>
      <w:lvlText w:val=""/>
      <w:lvlJc w:val="left"/>
      <w:pPr>
        <w:ind w:left="1080" w:hanging="360"/>
      </w:pPr>
      <w:rPr>
        <w:rFonts w:ascii="Symbol" w:hAnsi="Symbol"/>
      </w:rPr>
    </w:lvl>
    <w:lvl w:ilvl="2" w:tplc="11B234BA">
      <w:start w:val="1"/>
      <w:numFmt w:val="bullet"/>
      <w:lvlText w:val=""/>
      <w:lvlJc w:val="left"/>
      <w:pPr>
        <w:ind w:left="1080" w:hanging="360"/>
      </w:pPr>
      <w:rPr>
        <w:rFonts w:ascii="Symbol" w:hAnsi="Symbol"/>
      </w:rPr>
    </w:lvl>
    <w:lvl w:ilvl="3" w:tplc="40BAA890">
      <w:start w:val="1"/>
      <w:numFmt w:val="bullet"/>
      <w:lvlText w:val=""/>
      <w:lvlJc w:val="left"/>
      <w:pPr>
        <w:ind w:left="1080" w:hanging="360"/>
      </w:pPr>
      <w:rPr>
        <w:rFonts w:ascii="Symbol" w:hAnsi="Symbol"/>
      </w:rPr>
    </w:lvl>
    <w:lvl w:ilvl="4" w:tplc="2E26B03C">
      <w:start w:val="1"/>
      <w:numFmt w:val="bullet"/>
      <w:lvlText w:val=""/>
      <w:lvlJc w:val="left"/>
      <w:pPr>
        <w:ind w:left="1080" w:hanging="360"/>
      </w:pPr>
      <w:rPr>
        <w:rFonts w:ascii="Symbol" w:hAnsi="Symbol"/>
      </w:rPr>
    </w:lvl>
    <w:lvl w:ilvl="5" w:tplc="58B8E680">
      <w:start w:val="1"/>
      <w:numFmt w:val="bullet"/>
      <w:lvlText w:val=""/>
      <w:lvlJc w:val="left"/>
      <w:pPr>
        <w:ind w:left="1080" w:hanging="360"/>
      </w:pPr>
      <w:rPr>
        <w:rFonts w:ascii="Symbol" w:hAnsi="Symbol"/>
      </w:rPr>
    </w:lvl>
    <w:lvl w:ilvl="6" w:tplc="4DCAAA56">
      <w:start w:val="1"/>
      <w:numFmt w:val="bullet"/>
      <w:lvlText w:val=""/>
      <w:lvlJc w:val="left"/>
      <w:pPr>
        <w:ind w:left="1080" w:hanging="360"/>
      </w:pPr>
      <w:rPr>
        <w:rFonts w:ascii="Symbol" w:hAnsi="Symbol"/>
      </w:rPr>
    </w:lvl>
    <w:lvl w:ilvl="7" w:tplc="38242BEA">
      <w:start w:val="1"/>
      <w:numFmt w:val="bullet"/>
      <w:lvlText w:val=""/>
      <w:lvlJc w:val="left"/>
      <w:pPr>
        <w:ind w:left="1080" w:hanging="360"/>
      </w:pPr>
      <w:rPr>
        <w:rFonts w:ascii="Symbol" w:hAnsi="Symbol"/>
      </w:rPr>
    </w:lvl>
    <w:lvl w:ilvl="8" w:tplc="39AAA2A0">
      <w:start w:val="1"/>
      <w:numFmt w:val="bullet"/>
      <w:lvlText w:val=""/>
      <w:lvlJc w:val="left"/>
      <w:pPr>
        <w:ind w:left="1080" w:hanging="360"/>
      </w:pPr>
      <w:rPr>
        <w:rFonts w:ascii="Symbol" w:hAnsi="Symbol"/>
      </w:rPr>
    </w:lvl>
  </w:abstractNum>
  <w:abstractNum w:abstractNumId="6" w15:restartNumberingAfterBreak="0">
    <w:nsid w:val="193E0562"/>
    <w:multiLevelType w:val="hybridMultilevel"/>
    <w:tmpl w:val="7500E8A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9FD2EF4"/>
    <w:multiLevelType w:val="hybridMultilevel"/>
    <w:tmpl w:val="F3361DE4"/>
    <w:lvl w:ilvl="0" w:tplc="05748D28">
      <w:start w:val="1"/>
      <w:numFmt w:val="bullet"/>
      <w:lvlText w:val=""/>
      <w:lvlJc w:val="left"/>
      <w:pPr>
        <w:ind w:left="1080" w:hanging="360"/>
      </w:pPr>
      <w:rPr>
        <w:rFonts w:ascii="Symbol" w:hAnsi="Symbol"/>
      </w:rPr>
    </w:lvl>
    <w:lvl w:ilvl="1" w:tplc="C3D07D9A">
      <w:start w:val="1"/>
      <w:numFmt w:val="bullet"/>
      <w:lvlText w:val=""/>
      <w:lvlJc w:val="left"/>
      <w:pPr>
        <w:ind w:left="1080" w:hanging="360"/>
      </w:pPr>
      <w:rPr>
        <w:rFonts w:ascii="Symbol" w:hAnsi="Symbol"/>
      </w:rPr>
    </w:lvl>
    <w:lvl w:ilvl="2" w:tplc="22187052">
      <w:start w:val="1"/>
      <w:numFmt w:val="bullet"/>
      <w:lvlText w:val=""/>
      <w:lvlJc w:val="left"/>
      <w:pPr>
        <w:ind w:left="1080" w:hanging="360"/>
      </w:pPr>
      <w:rPr>
        <w:rFonts w:ascii="Symbol" w:hAnsi="Symbol"/>
      </w:rPr>
    </w:lvl>
    <w:lvl w:ilvl="3" w:tplc="9612A090">
      <w:start w:val="1"/>
      <w:numFmt w:val="bullet"/>
      <w:lvlText w:val=""/>
      <w:lvlJc w:val="left"/>
      <w:pPr>
        <w:ind w:left="1080" w:hanging="360"/>
      </w:pPr>
      <w:rPr>
        <w:rFonts w:ascii="Symbol" w:hAnsi="Symbol"/>
      </w:rPr>
    </w:lvl>
    <w:lvl w:ilvl="4" w:tplc="55343C9C">
      <w:start w:val="1"/>
      <w:numFmt w:val="bullet"/>
      <w:lvlText w:val=""/>
      <w:lvlJc w:val="left"/>
      <w:pPr>
        <w:ind w:left="1080" w:hanging="360"/>
      </w:pPr>
      <w:rPr>
        <w:rFonts w:ascii="Symbol" w:hAnsi="Symbol"/>
      </w:rPr>
    </w:lvl>
    <w:lvl w:ilvl="5" w:tplc="B4CED4D2">
      <w:start w:val="1"/>
      <w:numFmt w:val="bullet"/>
      <w:lvlText w:val=""/>
      <w:lvlJc w:val="left"/>
      <w:pPr>
        <w:ind w:left="1080" w:hanging="360"/>
      </w:pPr>
      <w:rPr>
        <w:rFonts w:ascii="Symbol" w:hAnsi="Symbol"/>
      </w:rPr>
    </w:lvl>
    <w:lvl w:ilvl="6" w:tplc="232A69D6">
      <w:start w:val="1"/>
      <w:numFmt w:val="bullet"/>
      <w:lvlText w:val=""/>
      <w:lvlJc w:val="left"/>
      <w:pPr>
        <w:ind w:left="1080" w:hanging="360"/>
      </w:pPr>
      <w:rPr>
        <w:rFonts w:ascii="Symbol" w:hAnsi="Symbol"/>
      </w:rPr>
    </w:lvl>
    <w:lvl w:ilvl="7" w:tplc="D6E47EBC">
      <w:start w:val="1"/>
      <w:numFmt w:val="bullet"/>
      <w:lvlText w:val=""/>
      <w:lvlJc w:val="left"/>
      <w:pPr>
        <w:ind w:left="1080" w:hanging="360"/>
      </w:pPr>
      <w:rPr>
        <w:rFonts w:ascii="Symbol" w:hAnsi="Symbol"/>
      </w:rPr>
    </w:lvl>
    <w:lvl w:ilvl="8" w:tplc="825216B2">
      <w:start w:val="1"/>
      <w:numFmt w:val="bullet"/>
      <w:lvlText w:val=""/>
      <w:lvlJc w:val="left"/>
      <w:pPr>
        <w:ind w:left="1080" w:hanging="360"/>
      </w:pPr>
      <w:rPr>
        <w:rFonts w:ascii="Symbol" w:hAnsi="Symbol"/>
      </w:rPr>
    </w:lvl>
  </w:abstractNum>
  <w:abstractNum w:abstractNumId="8" w15:restartNumberingAfterBreak="0">
    <w:nsid w:val="1CA0687E"/>
    <w:multiLevelType w:val="hybridMultilevel"/>
    <w:tmpl w:val="00F6462C"/>
    <w:lvl w:ilvl="0" w:tplc="8E4EB080">
      <w:start w:val="1"/>
      <w:numFmt w:val="bullet"/>
      <w:lvlText w:val=""/>
      <w:lvlJc w:val="left"/>
      <w:pPr>
        <w:ind w:left="1080" w:hanging="360"/>
      </w:pPr>
      <w:rPr>
        <w:rFonts w:ascii="Symbol" w:hAnsi="Symbol"/>
      </w:rPr>
    </w:lvl>
    <w:lvl w:ilvl="1" w:tplc="96B882C8">
      <w:start w:val="1"/>
      <w:numFmt w:val="bullet"/>
      <w:lvlText w:val=""/>
      <w:lvlJc w:val="left"/>
      <w:pPr>
        <w:ind w:left="1080" w:hanging="360"/>
      </w:pPr>
      <w:rPr>
        <w:rFonts w:ascii="Symbol" w:hAnsi="Symbol"/>
      </w:rPr>
    </w:lvl>
    <w:lvl w:ilvl="2" w:tplc="CBFACA7C">
      <w:start w:val="1"/>
      <w:numFmt w:val="bullet"/>
      <w:lvlText w:val=""/>
      <w:lvlJc w:val="left"/>
      <w:pPr>
        <w:ind w:left="1080" w:hanging="360"/>
      </w:pPr>
      <w:rPr>
        <w:rFonts w:ascii="Symbol" w:hAnsi="Symbol"/>
      </w:rPr>
    </w:lvl>
    <w:lvl w:ilvl="3" w:tplc="8ABE2272">
      <w:start w:val="1"/>
      <w:numFmt w:val="bullet"/>
      <w:lvlText w:val=""/>
      <w:lvlJc w:val="left"/>
      <w:pPr>
        <w:ind w:left="1080" w:hanging="360"/>
      </w:pPr>
      <w:rPr>
        <w:rFonts w:ascii="Symbol" w:hAnsi="Symbol"/>
      </w:rPr>
    </w:lvl>
    <w:lvl w:ilvl="4" w:tplc="F10ACB2C">
      <w:start w:val="1"/>
      <w:numFmt w:val="bullet"/>
      <w:lvlText w:val=""/>
      <w:lvlJc w:val="left"/>
      <w:pPr>
        <w:ind w:left="1080" w:hanging="360"/>
      </w:pPr>
      <w:rPr>
        <w:rFonts w:ascii="Symbol" w:hAnsi="Symbol"/>
      </w:rPr>
    </w:lvl>
    <w:lvl w:ilvl="5" w:tplc="112E6362">
      <w:start w:val="1"/>
      <w:numFmt w:val="bullet"/>
      <w:lvlText w:val=""/>
      <w:lvlJc w:val="left"/>
      <w:pPr>
        <w:ind w:left="1080" w:hanging="360"/>
      </w:pPr>
      <w:rPr>
        <w:rFonts w:ascii="Symbol" w:hAnsi="Symbol"/>
      </w:rPr>
    </w:lvl>
    <w:lvl w:ilvl="6" w:tplc="1EF87CA2">
      <w:start w:val="1"/>
      <w:numFmt w:val="bullet"/>
      <w:lvlText w:val=""/>
      <w:lvlJc w:val="left"/>
      <w:pPr>
        <w:ind w:left="1080" w:hanging="360"/>
      </w:pPr>
      <w:rPr>
        <w:rFonts w:ascii="Symbol" w:hAnsi="Symbol"/>
      </w:rPr>
    </w:lvl>
    <w:lvl w:ilvl="7" w:tplc="E8883414">
      <w:start w:val="1"/>
      <w:numFmt w:val="bullet"/>
      <w:lvlText w:val=""/>
      <w:lvlJc w:val="left"/>
      <w:pPr>
        <w:ind w:left="1080" w:hanging="360"/>
      </w:pPr>
      <w:rPr>
        <w:rFonts w:ascii="Symbol" w:hAnsi="Symbol"/>
      </w:rPr>
    </w:lvl>
    <w:lvl w:ilvl="8" w:tplc="36CCC082">
      <w:start w:val="1"/>
      <w:numFmt w:val="bullet"/>
      <w:lvlText w:val=""/>
      <w:lvlJc w:val="left"/>
      <w:pPr>
        <w:ind w:left="1080" w:hanging="360"/>
      </w:pPr>
      <w:rPr>
        <w:rFonts w:ascii="Symbol" w:hAnsi="Symbol"/>
      </w:rPr>
    </w:lvl>
  </w:abstractNum>
  <w:abstractNum w:abstractNumId="9" w15:restartNumberingAfterBreak="0">
    <w:nsid w:val="250A18D5"/>
    <w:multiLevelType w:val="hybridMultilevel"/>
    <w:tmpl w:val="940637DA"/>
    <w:lvl w:ilvl="0" w:tplc="FE2EE0DA">
      <w:start w:val="1"/>
      <w:numFmt w:val="bullet"/>
      <w:lvlText w:val=""/>
      <w:lvlJc w:val="left"/>
      <w:pPr>
        <w:ind w:left="1080" w:hanging="360"/>
      </w:pPr>
      <w:rPr>
        <w:rFonts w:ascii="Symbol" w:hAnsi="Symbol"/>
      </w:rPr>
    </w:lvl>
    <w:lvl w:ilvl="1" w:tplc="9E909DF2">
      <w:start w:val="1"/>
      <w:numFmt w:val="bullet"/>
      <w:lvlText w:val=""/>
      <w:lvlJc w:val="left"/>
      <w:pPr>
        <w:ind w:left="1080" w:hanging="360"/>
      </w:pPr>
      <w:rPr>
        <w:rFonts w:ascii="Symbol" w:hAnsi="Symbol"/>
      </w:rPr>
    </w:lvl>
    <w:lvl w:ilvl="2" w:tplc="CD32B2BA">
      <w:start w:val="1"/>
      <w:numFmt w:val="bullet"/>
      <w:lvlText w:val=""/>
      <w:lvlJc w:val="left"/>
      <w:pPr>
        <w:ind w:left="1080" w:hanging="360"/>
      </w:pPr>
      <w:rPr>
        <w:rFonts w:ascii="Symbol" w:hAnsi="Symbol"/>
      </w:rPr>
    </w:lvl>
    <w:lvl w:ilvl="3" w:tplc="18AA8912">
      <w:start w:val="1"/>
      <w:numFmt w:val="bullet"/>
      <w:lvlText w:val=""/>
      <w:lvlJc w:val="left"/>
      <w:pPr>
        <w:ind w:left="1080" w:hanging="360"/>
      </w:pPr>
      <w:rPr>
        <w:rFonts w:ascii="Symbol" w:hAnsi="Symbol"/>
      </w:rPr>
    </w:lvl>
    <w:lvl w:ilvl="4" w:tplc="E1A86BD2">
      <w:start w:val="1"/>
      <w:numFmt w:val="bullet"/>
      <w:lvlText w:val=""/>
      <w:lvlJc w:val="left"/>
      <w:pPr>
        <w:ind w:left="1080" w:hanging="360"/>
      </w:pPr>
      <w:rPr>
        <w:rFonts w:ascii="Symbol" w:hAnsi="Symbol"/>
      </w:rPr>
    </w:lvl>
    <w:lvl w:ilvl="5" w:tplc="BC0E1786">
      <w:start w:val="1"/>
      <w:numFmt w:val="bullet"/>
      <w:lvlText w:val=""/>
      <w:lvlJc w:val="left"/>
      <w:pPr>
        <w:ind w:left="1080" w:hanging="360"/>
      </w:pPr>
      <w:rPr>
        <w:rFonts w:ascii="Symbol" w:hAnsi="Symbol"/>
      </w:rPr>
    </w:lvl>
    <w:lvl w:ilvl="6" w:tplc="C7FA580E">
      <w:start w:val="1"/>
      <w:numFmt w:val="bullet"/>
      <w:lvlText w:val=""/>
      <w:lvlJc w:val="left"/>
      <w:pPr>
        <w:ind w:left="1080" w:hanging="360"/>
      </w:pPr>
      <w:rPr>
        <w:rFonts w:ascii="Symbol" w:hAnsi="Symbol"/>
      </w:rPr>
    </w:lvl>
    <w:lvl w:ilvl="7" w:tplc="6EFC26E6">
      <w:start w:val="1"/>
      <w:numFmt w:val="bullet"/>
      <w:lvlText w:val=""/>
      <w:lvlJc w:val="left"/>
      <w:pPr>
        <w:ind w:left="1080" w:hanging="360"/>
      </w:pPr>
      <w:rPr>
        <w:rFonts w:ascii="Symbol" w:hAnsi="Symbol"/>
      </w:rPr>
    </w:lvl>
    <w:lvl w:ilvl="8" w:tplc="AD80A748">
      <w:start w:val="1"/>
      <w:numFmt w:val="bullet"/>
      <w:lvlText w:val=""/>
      <w:lvlJc w:val="left"/>
      <w:pPr>
        <w:ind w:left="1080" w:hanging="360"/>
      </w:pPr>
      <w:rPr>
        <w:rFonts w:ascii="Symbol" w:hAnsi="Symbol"/>
      </w:rPr>
    </w:lvl>
  </w:abstractNum>
  <w:abstractNum w:abstractNumId="10" w15:restartNumberingAfterBreak="0">
    <w:nsid w:val="27B623BB"/>
    <w:multiLevelType w:val="hybridMultilevel"/>
    <w:tmpl w:val="C952EB96"/>
    <w:lvl w:ilvl="0" w:tplc="88407D7A">
      <w:start w:val="1"/>
      <w:numFmt w:val="bullet"/>
      <w:lvlText w:val=""/>
      <w:lvlJc w:val="left"/>
      <w:pPr>
        <w:ind w:left="1080" w:hanging="360"/>
      </w:pPr>
      <w:rPr>
        <w:rFonts w:ascii="Symbol" w:hAnsi="Symbol"/>
      </w:rPr>
    </w:lvl>
    <w:lvl w:ilvl="1" w:tplc="14F8B37E">
      <w:start w:val="1"/>
      <w:numFmt w:val="bullet"/>
      <w:lvlText w:val=""/>
      <w:lvlJc w:val="left"/>
      <w:pPr>
        <w:ind w:left="1080" w:hanging="360"/>
      </w:pPr>
      <w:rPr>
        <w:rFonts w:ascii="Symbol" w:hAnsi="Symbol"/>
      </w:rPr>
    </w:lvl>
    <w:lvl w:ilvl="2" w:tplc="85C07706">
      <w:start w:val="1"/>
      <w:numFmt w:val="bullet"/>
      <w:lvlText w:val=""/>
      <w:lvlJc w:val="left"/>
      <w:pPr>
        <w:ind w:left="1080" w:hanging="360"/>
      </w:pPr>
      <w:rPr>
        <w:rFonts w:ascii="Symbol" w:hAnsi="Symbol"/>
      </w:rPr>
    </w:lvl>
    <w:lvl w:ilvl="3" w:tplc="AE2EAF92">
      <w:start w:val="1"/>
      <w:numFmt w:val="bullet"/>
      <w:lvlText w:val=""/>
      <w:lvlJc w:val="left"/>
      <w:pPr>
        <w:ind w:left="1080" w:hanging="360"/>
      </w:pPr>
      <w:rPr>
        <w:rFonts w:ascii="Symbol" w:hAnsi="Symbol"/>
      </w:rPr>
    </w:lvl>
    <w:lvl w:ilvl="4" w:tplc="127EE84E">
      <w:start w:val="1"/>
      <w:numFmt w:val="bullet"/>
      <w:lvlText w:val=""/>
      <w:lvlJc w:val="left"/>
      <w:pPr>
        <w:ind w:left="1080" w:hanging="360"/>
      </w:pPr>
      <w:rPr>
        <w:rFonts w:ascii="Symbol" w:hAnsi="Symbol"/>
      </w:rPr>
    </w:lvl>
    <w:lvl w:ilvl="5" w:tplc="B74A495C">
      <w:start w:val="1"/>
      <w:numFmt w:val="bullet"/>
      <w:lvlText w:val=""/>
      <w:lvlJc w:val="left"/>
      <w:pPr>
        <w:ind w:left="1080" w:hanging="360"/>
      </w:pPr>
      <w:rPr>
        <w:rFonts w:ascii="Symbol" w:hAnsi="Symbol"/>
      </w:rPr>
    </w:lvl>
    <w:lvl w:ilvl="6" w:tplc="D674DF5A">
      <w:start w:val="1"/>
      <w:numFmt w:val="bullet"/>
      <w:lvlText w:val=""/>
      <w:lvlJc w:val="left"/>
      <w:pPr>
        <w:ind w:left="1080" w:hanging="360"/>
      </w:pPr>
      <w:rPr>
        <w:rFonts w:ascii="Symbol" w:hAnsi="Symbol"/>
      </w:rPr>
    </w:lvl>
    <w:lvl w:ilvl="7" w:tplc="0D4C86A4">
      <w:start w:val="1"/>
      <w:numFmt w:val="bullet"/>
      <w:lvlText w:val=""/>
      <w:lvlJc w:val="left"/>
      <w:pPr>
        <w:ind w:left="1080" w:hanging="360"/>
      </w:pPr>
      <w:rPr>
        <w:rFonts w:ascii="Symbol" w:hAnsi="Symbol"/>
      </w:rPr>
    </w:lvl>
    <w:lvl w:ilvl="8" w:tplc="C8062CF6">
      <w:start w:val="1"/>
      <w:numFmt w:val="bullet"/>
      <w:lvlText w:val=""/>
      <w:lvlJc w:val="left"/>
      <w:pPr>
        <w:ind w:left="1080" w:hanging="360"/>
      </w:pPr>
      <w:rPr>
        <w:rFonts w:ascii="Symbol" w:hAnsi="Symbol"/>
      </w:rPr>
    </w:lvl>
  </w:abstractNum>
  <w:abstractNum w:abstractNumId="11" w15:restartNumberingAfterBreak="0">
    <w:nsid w:val="2C6022E1"/>
    <w:multiLevelType w:val="hybridMultilevel"/>
    <w:tmpl w:val="B6AA4572"/>
    <w:lvl w:ilvl="0" w:tplc="B7B05448">
      <w:start w:val="1"/>
      <w:numFmt w:val="bullet"/>
      <w:lvlText w:val=""/>
      <w:lvlJc w:val="left"/>
      <w:pPr>
        <w:ind w:left="1080" w:hanging="360"/>
      </w:pPr>
      <w:rPr>
        <w:rFonts w:ascii="Symbol" w:hAnsi="Symbol"/>
      </w:rPr>
    </w:lvl>
    <w:lvl w:ilvl="1" w:tplc="CFCE9FE6">
      <w:start w:val="1"/>
      <w:numFmt w:val="bullet"/>
      <w:lvlText w:val=""/>
      <w:lvlJc w:val="left"/>
      <w:pPr>
        <w:ind w:left="1080" w:hanging="360"/>
      </w:pPr>
      <w:rPr>
        <w:rFonts w:ascii="Symbol" w:hAnsi="Symbol"/>
      </w:rPr>
    </w:lvl>
    <w:lvl w:ilvl="2" w:tplc="D144A6E8">
      <w:start w:val="1"/>
      <w:numFmt w:val="bullet"/>
      <w:lvlText w:val=""/>
      <w:lvlJc w:val="left"/>
      <w:pPr>
        <w:ind w:left="1080" w:hanging="360"/>
      </w:pPr>
      <w:rPr>
        <w:rFonts w:ascii="Symbol" w:hAnsi="Symbol"/>
      </w:rPr>
    </w:lvl>
    <w:lvl w:ilvl="3" w:tplc="8876A3F8">
      <w:start w:val="1"/>
      <w:numFmt w:val="bullet"/>
      <w:lvlText w:val=""/>
      <w:lvlJc w:val="left"/>
      <w:pPr>
        <w:ind w:left="1080" w:hanging="360"/>
      </w:pPr>
      <w:rPr>
        <w:rFonts w:ascii="Symbol" w:hAnsi="Symbol"/>
      </w:rPr>
    </w:lvl>
    <w:lvl w:ilvl="4" w:tplc="0D803BBA">
      <w:start w:val="1"/>
      <w:numFmt w:val="bullet"/>
      <w:lvlText w:val=""/>
      <w:lvlJc w:val="left"/>
      <w:pPr>
        <w:ind w:left="1080" w:hanging="360"/>
      </w:pPr>
      <w:rPr>
        <w:rFonts w:ascii="Symbol" w:hAnsi="Symbol"/>
      </w:rPr>
    </w:lvl>
    <w:lvl w:ilvl="5" w:tplc="A64664CC">
      <w:start w:val="1"/>
      <w:numFmt w:val="bullet"/>
      <w:lvlText w:val=""/>
      <w:lvlJc w:val="left"/>
      <w:pPr>
        <w:ind w:left="1080" w:hanging="360"/>
      </w:pPr>
      <w:rPr>
        <w:rFonts w:ascii="Symbol" w:hAnsi="Symbol"/>
      </w:rPr>
    </w:lvl>
    <w:lvl w:ilvl="6" w:tplc="5F40AEF4">
      <w:start w:val="1"/>
      <w:numFmt w:val="bullet"/>
      <w:lvlText w:val=""/>
      <w:lvlJc w:val="left"/>
      <w:pPr>
        <w:ind w:left="1080" w:hanging="360"/>
      </w:pPr>
      <w:rPr>
        <w:rFonts w:ascii="Symbol" w:hAnsi="Symbol"/>
      </w:rPr>
    </w:lvl>
    <w:lvl w:ilvl="7" w:tplc="6D6C67E0">
      <w:start w:val="1"/>
      <w:numFmt w:val="bullet"/>
      <w:lvlText w:val=""/>
      <w:lvlJc w:val="left"/>
      <w:pPr>
        <w:ind w:left="1080" w:hanging="360"/>
      </w:pPr>
      <w:rPr>
        <w:rFonts w:ascii="Symbol" w:hAnsi="Symbol"/>
      </w:rPr>
    </w:lvl>
    <w:lvl w:ilvl="8" w:tplc="68CE2D1A">
      <w:start w:val="1"/>
      <w:numFmt w:val="bullet"/>
      <w:lvlText w:val=""/>
      <w:lvlJc w:val="left"/>
      <w:pPr>
        <w:ind w:left="1080" w:hanging="360"/>
      </w:pPr>
      <w:rPr>
        <w:rFonts w:ascii="Symbol" w:hAnsi="Symbol"/>
      </w:rPr>
    </w:lvl>
  </w:abstractNum>
  <w:abstractNum w:abstractNumId="12" w15:restartNumberingAfterBreak="0">
    <w:nsid w:val="2D6F2455"/>
    <w:multiLevelType w:val="hybridMultilevel"/>
    <w:tmpl w:val="0A4ECB50"/>
    <w:lvl w:ilvl="0" w:tplc="33E2D3EE">
      <w:start w:val="1"/>
      <w:numFmt w:val="bullet"/>
      <w:lvlText w:val=""/>
      <w:lvlJc w:val="left"/>
      <w:pPr>
        <w:ind w:left="1080" w:hanging="360"/>
      </w:pPr>
      <w:rPr>
        <w:rFonts w:ascii="Symbol" w:hAnsi="Symbol"/>
      </w:rPr>
    </w:lvl>
    <w:lvl w:ilvl="1" w:tplc="FBB61862">
      <w:start w:val="1"/>
      <w:numFmt w:val="bullet"/>
      <w:lvlText w:val=""/>
      <w:lvlJc w:val="left"/>
      <w:pPr>
        <w:ind w:left="1080" w:hanging="360"/>
      </w:pPr>
      <w:rPr>
        <w:rFonts w:ascii="Symbol" w:hAnsi="Symbol"/>
      </w:rPr>
    </w:lvl>
    <w:lvl w:ilvl="2" w:tplc="D9E6F9B0">
      <w:start w:val="1"/>
      <w:numFmt w:val="bullet"/>
      <w:lvlText w:val=""/>
      <w:lvlJc w:val="left"/>
      <w:pPr>
        <w:ind w:left="1080" w:hanging="360"/>
      </w:pPr>
      <w:rPr>
        <w:rFonts w:ascii="Symbol" w:hAnsi="Symbol"/>
      </w:rPr>
    </w:lvl>
    <w:lvl w:ilvl="3" w:tplc="88F2133A">
      <w:start w:val="1"/>
      <w:numFmt w:val="bullet"/>
      <w:lvlText w:val=""/>
      <w:lvlJc w:val="left"/>
      <w:pPr>
        <w:ind w:left="1080" w:hanging="360"/>
      </w:pPr>
      <w:rPr>
        <w:rFonts w:ascii="Symbol" w:hAnsi="Symbol"/>
      </w:rPr>
    </w:lvl>
    <w:lvl w:ilvl="4" w:tplc="EA36BDFE">
      <w:start w:val="1"/>
      <w:numFmt w:val="bullet"/>
      <w:lvlText w:val=""/>
      <w:lvlJc w:val="left"/>
      <w:pPr>
        <w:ind w:left="1080" w:hanging="360"/>
      </w:pPr>
      <w:rPr>
        <w:rFonts w:ascii="Symbol" w:hAnsi="Symbol"/>
      </w:rPr>
    </w:lvl>
    <w:lvl w:ilvl="5" w:tplc="6EB8EB04">
      <w:start w:val="1"/>
      <w:numFmt w:val="bullet"/>
      <w:lvlText w:val=""/>
      <w:lvlJc w:val="left"/>
      <w:pPr>
        <w:ind w:left="1080" w:hanging="360"/>
      </w:pPr>
      <w:rPr>
        <w:rFonts w:ascii="Symbol" w:hAnsi="Symbol"/>
      </w:rPr>
    </w:lvl>
    <w:lvl w:ilvl="6" w:tplc="ACF6CD32">
      <w:start w:val="1"/>
      <w:numFmt w:val="bullet"/>
      <w:lvlText w:val=""/>
      <w:lvlJc w:val="left"/>
      <w:pPr>
        <w:ind w:left="1080" w:hanging="360"/>
      </w:pPr>
      <w:rPr>
        <w:rFonts w:ascii="Symbol" w:hAnsi="Symbol"/>
      </w:rPr>
    </w:lvl>
    <w:lvl w:ilvl="7" w:tplc="83361204">
      <w:start w:val="1"/>
      <w:numFmt w:val="bullet"/>
      <w:lvlText w:val=""/>
      <w:lvlJc w:val="left"/>
      <w:pPr>
        <w:ind w:left="1080" w:hanging="360"/>
      </w:pPr>
      <w:rPr>
        <w:rFonts w:ascii="Symbol" w:hAnsi="Symbol"/>
      </w:rPr>
    </w:lvl>
    <w:lvl w:ilvl="8" w:tplc="83501EC0">
      <w:start w:val="1"/>
      <w:numFmt w:val="bullet"/>
      <w:lvlText w:val=""/>
      <w:lvlJc w:val="left"/>
      <w:pPr>
        <w:ind w:left="1080" w:hanging="360"/>
      </w:pPr>
      <w:rPr>
        <w:rFonts w:ascii="Symbol" w:hAnsi="Symbol"/>
      </w:rPr>
    </w:lvl>
  </w:abstractNum>
  <w:abstractNum w:abstractNumId="13" w15:restartNumberingAfterBreak="0">
    <w:nsid w:val="2E9847DE"/>
    <w:multiLevelType w:val="hybridMultilevel"/>
    <w:tmpl w:val="CC16E632"/>
    <w:lvl w:ilvl="0" w:tplc="B8CA8BEE">
      <w:start w:val="1"/>
      <w:numFmt w:val="bullet"/>
      <w:lvlText w:val=""/>
      <w:lvlJc w:val="left"/>
      <w:pPr>
        <w:ind w:left="1080" w:hanging="360"/>
      </w:pPr>
      <w:rPr>
        <w:rFonts w:ascii="Symbol" w:hAnsi="Symbol"/>
      </w:rPr>
    </w:lvl>
    <w:lvl w:ilvl="1" w:tplc="A41EA93C">
      <w:start w:val="1"/>
      <w:numFmt w:val="bullet"/>
      <w:lvlText w:val=""/>
      <w:lvlJc w:val="left"/>
      <w:pPr>
        <w:ind w:left="1080" w:hanging="360"/>
      </w:pPr>
      <w:rPr>
        <w:rFonts w:ascii="Symbol" w:hAnsi="Symbol"/>
      </w:rPr>
    </w:lvl>
    <w:lvl w:ilvl="2" w:tplc="E2DA65D8">
      <w:start w:val="1"/>
      <w:numFmt w:val="bullet"/>
      <w:lvlText w:val=""/>
      <w:lvlJc w:val="left"/>
      <w:pPr>
        <w:ind w:left="1080" w:hanging="360"/>
      </w:pPr>
      <w:rPr>
        <w:rFonts w:ascii="Symbol" w:hAnsi="Symbol"/>
      </w:rPr>
    </w:lvl>
    <w:lvl w:ilvl="3" w:tplc="846CABCE">
      <w:start w:val="1"/>
      <w:numFmt w:val="bullet"/>
      <w:lvlText w:val=""/>
      <w:lvlJc w:val="left"/>
      <w:pPr>
        <w:ind w:left="1080" w:hanging="360"/>
      </w:pPr>
      <w:rPr>
        <w:rFonts w:ascii="Symbol" w:hAnsi="Symbol"/>
      </w:rPr>
    </w:lvl>
    <w:lvl w:ilvl="4" w:tplc="B09E3944">
      <w:start w:val="1"/>
      <w:numFmt w:val="bullet"/>
      <w:lvlText w:val=""/>
      <w:lvlJc w:val="left"/>
      <w:pPr>
        <w:ind w:left="1080" w:hanging="360"/>
      </w:pPr>
      <w:rPr>
        <w:rFonts w:ascii="Symbol" w:hAnsi="Symbol"/>
      </w:rPr>
    </w:lvl>
    <w:lvl w:ilvl="5" w:tplc="3B966914">
      <w:start w:val="1"/>
      <w:numFmt w:val="bullet"/>
      <w:lvlText w:val=""/>
      <w:lvlJc w:val="left"/>
      <w:pPr>
        <w:ind w:left="1080" w:hanging="360"/>
      </w:pPr>
      <w:rPr>
        <w:rFonts w:ascii="Symbol" w:hAnsi="Symbol"/>
      </w:rPr>
    </w:lvl>
    <w:lvl w:ilvl="6" w:tplc="8938D05C">
      <w:start w:val="1"/>
      <w:numFmt w:val="bullet"/>
      <w:lvlText w:val=""/>
      <w:lvlJc w:val="left"/>
      <w:pPr>
        <w:ind w:left="1080" w:hanging="360"/>
      </w:pPr>
      <w:rPr>
        <w:rFonts w:ascii="Symbol" w:hAnsi="Symbol"/>
      </w:rPr>
    </w:lvl>
    <w:lvl w:ilvl="7" w:tplc="DE725D14">
      <w:start w:val="1"/>
      <w:numFmt w:val="bullet"/>
      <w:lvlText w:val=""/>
      <w:lvlJc w:val="left"/>
      <w:pPr>
        <w:ind w:left="1080" w:hanging="360"/>
      </w:pPr>
      <w:rPr>
        <w:rFonts w:ascii="Symbol" w:hAnsi="Symbol"/>
      </w:rPr>
    </w:lvl>
    <w:lvl w:ilvl="8" w:tplc="332EF21E">
      <w:start w:val="1"/>
      <w:numFmt w:val="bullet"/>
      <w:lvlText w:val=""/>
      <w:lvlJc w:val="left"/>
      <w:pPr>
        <w:ind w:left="1080" w:hanging="360"/>
      </w:pPr>
      <w:rPr>
        <w:rFonts w:ascii="Symbol" w:hAnsi="Symbol"/>
      </w:rPr>
    </w:lvl>
  </w:abstractNum>
  <w:abstractNum w:abstractNumId="14" w15:restartNumberingAfterBreak="0">
    <w:nsid w:val="33D358EF"/>
    <w:multiLevelType w:val="hybridMultilevel"/>
    <w:tmpl w:val="FE082EF4"/>
    <w:lvl w:ilvl="0" w:tplc="91642452">
      <w:start w:val="1"/>
      <w:numFmt w:val="bullet"/>
      <w:lvlText w:val=""/>
      <w:lvlJc w:val="left"/>
      <w:pPr>
        <w:ind w:left="1080" w:hanging="360"/>
      </w:pPr>
      <w:rPr>
        <w:rFonts w:ascii="Symbol" w:hAnsi="Symbol"/>
      </w:rPr>
    </w:lvl>
    <w:lvl w:ilvl="1" w:tplc="CDFE3A6E">
      <w:start w:val="1"/>
      <w:numFmt w:val="bullet"/>
      <w:lvlText w:val=""/>
      <w:lvlJc w:val="left"/>
      <w:pPr>
        <w:ind w:left="1080" w:hanging="360"/>
      </w:pPr>
      <w:rPr>
        <w:rFonts w:ascii="Symbol" w:hAnsi="Symbol"/>
      </w:rPr>
    </w:lvl>
    <w:lvl w:ilvl="2" w:tplc="069C051C">
      <w:start w:val="1"/>
      <w:numFmt w:val="bullet"/>
      <w:lvlText w:val=""/>
      <w:lvlJc w:val="left"/>
      <w:pPr>
        <w:ind w:left="1080" w:hanging="360"/>
      </w:pPr>
      <w:rPr>
        <w:rFonts w:ascii="Symbol" w:hAnsi="Symbol"/>
      </w:rPr>
    </w:lvl>
    <w:lvl w:ilvl="3" w:tplc="43D22650">
      <w:start w:val="1"/>
      <w:numFmt w:val="bullet"/>
      <w:lvlText w:val=""/>
      <w:lvlJc w:val="left"/>
      <w:pPr>
        <w:ind w:left="1080" w:hanging="360"/>
      </w:pPr>
      <w:rPr>
        <w:rFonts w:ascii="Symbol" w:hAnsi="Symbol"/>
      </w:rPr>
    </w:lvl>
    <w:lvl w:ilvl="4" w:tplc="309A086C">
      <w:start w:val="1"/>
      <w:numFmt w:val="bullet"/>
      <w:lvlText w:val=""/>
      <w:lvlJc w:val="left"/>
      <w:pPr>
        <w:ind w:left="1080" w:hanging="360"/>
      </w:pPr>
      <w:rPr>
        <w:rFonts w:ascii="Symbol" w:hAnsi="Symbol"/>
      </w:rPr>
    </w:lvl>
    <w:lvl w:ilvl="5" w:tplc="989AE0C2">
      <w:start w:val="1"/>
      <w:numFmt w:val="bullet"/>
      <w:lvlText w:val=""/>
      <w:lvlJc w:val="left"/>
      <w:pPr>
        <w:ind w:left="1080" w:hanging="360"/>
      </w:pPr>
      <w:rPr>
        <w:rFonts w:ascii="Symbol" w:hAnsi="Symbol"/>
      </w:rPr>
    </w:lvl>
    <w:lvl w:ilvl="6" w:tplc="118EBEA4">
      <w:start w:val="1"/>
      <w:numFmt w:val="bullet"/>
      <w:lvlText w:val=""/>
      <w:lvlJc w:val="left"/>
      <w:pPr>
        <w:ind w:left="1080" w:hanging="360"/>
      </w:pPr>
      <w:rPr>
        <w:rFonts w:ascii="Symbol" w:hAnsi="Symbol"/>
      </w:rPr>
    </w:lvl>
    <w:lvl w:ilvl="7" w:tplc="101C82CA">
      <w:start w:val="1"/>
      <w:numFmt w:val="bullet"/>
      <w:lvlText w:val=""/>
      <w:lvlJc w:val="left"/>
      <w:pPr>
        <w:ind w:left="1080" w:hanging="360"/>
      </w:pPr>
      <w:rPr>
        <w:rFonts w:ascii="Symbol" w:hAnsi="Symbol"/>
      </w:rPr>
    </w:lvl>
    <w:lvl w:ilvl="8" w:tplc="178A6E50">
      <w:start w:val="1"/>
      <w:numFmt w:val="bullet"/>
      <w:lvlText w:val=""/>
      <w:lvlJc w:val="left"/>
      <w:pPr>
        <w:ind w:left="1080" w:hanging="360"/>
      </w:pPr>
      <w:rPr>
        <w:rFonts w:ascii="Symbol" w:hAnsi="Symbol"/>
      </w:rPr>
    </w:lvl>
  </w:abstractNum>
  <w:abstractNum w:abstractNumId="15" w15:restartNumberingAfterBreak="0">
    <w:nsid w:val="38B3748E"/>
    <w:multiLevelType w:val="hybridMultilevel"/>
    <w:tmpl w:val="5D3A13AA"/>
    <w:lvl w:ilvl="0" w:tplc="E68E6D16">
      <w:start w:val="1"/>
      <w:numFmt w:val="bullet"/>
      <w:lvlText w:val=""/>
      <w:lvlJc w:val="left"/>
      <w:pPr>
        <w:ind w:left="1080" w:hanging="360"/>
      </w:pPr>
      <w:rPr>
        <w:rFonts w:ascii="Symbol" w:hAnsi="Symbol"/>
      </w:rPr>
    </w:lvl>
    <w:lvl w:ilvl="1" w:tplc="74BCEEF4">
      <w:start w:val="1"/>
      <w:numFmt w:val="bullet"/>
      <w:lvlText w:val=""/>
      <w:lvlJc w:val="left"/>
      <w:pPr>
        <w:ind w:left="1080" w:hanging="360"/>
      </w:pPr>
      <w:rPr>
        <w:rFonts w:ascii="Symbol" w:hAnsi="Symbol"/>
      </w:rPr>
    </w:lvl>
    <w:lvl w:ilvl="2" w:tplc="AB403992">
      <w:start w:val="1"/>
      <w:numFmt w:val="bullet"/>
      <w:lvlText w:val=""/>
      <w:lvlJc w:val="left"/>
      <w:pPr>
        <w:ind w:left="1080" w:hanging="360"/>
      </w:pPr>
      <w:rPr>
        <w:rFonts w:ascii="Symbol" w:hAnsi="Symbol"/>
      </w:rPr>
    </w:lvl>
    <w:lvl w:ilvl="3" w:tplc="FFB67C6C">
      <w:start w:val="1"/>
      <w:numFmt w:val="bullet"/>
      <w:lvlText w:val=""/>
      <w:lvlJc w:val="left"/>
      <w:pPr>
        <w:ind w:left="1080" w:hanging="360"/>
      </w:pPr>
      <w:rPr>
        <w:rFonts w:ascii="Symbol" w:hAnsi="Symbol"/>
      </w:rPr>
    </w:lvl>
    <w:lvl w:ilvl="4" w:tplc="D898E1F4">
      <w:start w:val="1"/>
      <w:numFmt w:val="bullet"/>
      <w:lvlText w:val=""/>
      <w:lvlJc w:val="left"/>
      <w:pPr>
        <w:ind w:left="1080" w:hanging="360"/>
      </w:pPr>
      <w:rPr>
        <w:rFonts w:ascii="Symbol" w:hAnsi="Symbol"/>
      </w:rPr>
    </w:lvl>
    <w:lvl w:ilvl="5" w:tplc="F22061DA">
      <w:start w:val="1"/>
      <w:numFmt w:val="bullet"/>
      <w:lvlText w:val=""/>
      <w:lvlJc w:val="left"/>
      <w:pPr>
        <w:ind w:left="1080" w:hanging="360"/>
      </w:pPr>
      <w:rPr>
        <w:rFonts w:ascii="Symbol" w:hAnsi="Symbol"/>
      </w:rPr>
    </w:lvl>
    <w:lvl w:ilvl="6" w:tplc="60E245FC">
      <w:start w:val="1"/>
      <w:numFmt w:val="bullet"/>
      <w:lvlText w:val=""/>
      <w:lvlJc w:val="left"/>
      <w:pPr>
        <w:ind w:left="1080" w:hanging="360"/>
      </w:pPr>
      <w:rPr>
        <w:rFonts w:ascii="Symbol" w:hAnsi="Symbol"/>
      </w:rPr>
    </w:lvl>
    <w:lvl w:ilvl="7" w:tplc="39D4F990">
      <w:start w:val="1"/>
      <w:numFmt w:val="bullet"/>
      <w:lvlText w:val=""/>
      <w:lvlJc w:val="left"/>
      <w:pPr>
        <w:ind w:left="1080" w:hanging="360"/>
      </w:pPr>
      <w:rPr>
        <w:rFonts w:ascii="Symbol" w:hAnsi="Symbol"/>
      </w:rPr>
    </w:lvl>
    <w:lvl w:ilvl="8" w:tplc="D3142F88">
      <w:start w:val="1"/>
      <w:numFmt w:val="bullet"/>
      <w:lvlText w:val=""/>
      <w:lvlJc w:val="left"/>
      <w:pPr>
        <w:ind w:left="1080" w:hanging="360"/>
      </w:pPr>
      <w:rPr>
        <w:rFonts w:ascii="Symbol" w:hAnsi="Symbol"/>
      </w:rPr>
    </w:lvl>
  </w:abstractNum>
  <w:abstractNum w:abstractNumId="16" w15:restartNumberingAfterBreak="0">
    <w:nsid w:val="3A576ABF"/>
    <w:multiLevelType w:val="hybridMultilevel"/>
    <w:tmpl w:val="0562F46A"/>
    <w:lvl w:ilvl="0" w:tplc="222A2392">
      <w:start w:val="1"/>
      <w:numFmt w:val="bullet"/>
      <w:lvlText w:val=""/>
      <w:lvlJc w:val="left"/>
      <w:pPr>
        <w:ind w:left="720" w:hanging="360"/>
      </w:pPr>
      <w:rPr>
        <w:rFonts w:ascii="Symbol" w:hAnsi="Symbol"/>
      </w:rPr>
    </w:lvl>
    <w:lvl w:ilvl="1" w:tplc="06F2CB52">
      <w:start w:val="1"/>
      <w:numFmt w:val="bullet"/>
      <w:lvlText w:val=""/>
      <w:lvlJc w:val="left"/>
      <w:pPr>
        <w:ind w:left="720" w:hanging="360"/>
      </w:pPr>
      <w:rPr>
        <w:rFonts w:ascii="Symbol" w:hAnsi="Symbol"/>
      </w:rPr>
    </w:lvl>
    <w:lvl w:ilvl="2" w:tplc="9D60EBF6">
      <w:start w:val="1"/>
      <w:numFmt w:val="bullet"/>
      <w:lvlText w:val=""/>
      <w:lvlJc w:val="left"/>
      <w:pPr>
        <w:ind w:left="720" w:hanging="360"/>
      </w:pPr>
      <w:rPr>
        <w:rFonts w:ascii="Symbol" w:hAnsi="Symbol"/>
      </w:rPr>
    </w:lvl>
    <w:lvl w:ilvl="3" w:tplc="EFFAFBB8">
      <w:start w:val="1"/>
      <w:numFmt w:val="bullet"/>
      <w:lvlText w:val=""/>
      <w:lvlJc w:val="left"/>
      <w:pPr>
        <w:ind w:left="720" w:hanging="360"/>
      </w:pPr>
      <w:rPr>
        <w:rFonts w:ascii="Symbol" w:hAnsi="Symbol"/>
      </w:rPr>
    </w:lvl>
    <w:lvl w:ilvl="4" w:tplc="5EA670A6">
      <w:start w:val="1"/>
      <w:numFmt w:val="bullet"/>
      <w:lvlText w:val=""/>
      <w:lvlJc w:val="left"/>
      <w:pPr>
        <w:ind w:left="720" w:hanging="360"/>
      </w:pPr>
      <w:rPr>
        <w:rFonts w:ascii="Symbol" w:hAnsi="Symbol"/>
      </w:rPr>
    </w:lvl>
    <w:lvl w:ilvl="5" w:tplc="ED06A960">
      <w:start w:val="1"/>
      <w:numFmt w:val="bullet"/>
      <w:lvlText w:val=""/>
      <w:lvlJc w:val="left"/>
      <w:pPr>
        <w:ind w:left="720" w:hanging="360"/>
      </w:pPr>
      <w:rPr>
        <w:rFonts w:ascii="Symbol" w:hAnsi="Symbol"/>
      </w:rPr>
    </w:lvl>
    <w:lvl w:ilvl="6" w:tplc="7374A696">
      <w:start w:val="1"/>
      <w:numFmt w:val="bullet"/>
      <w:lvlText w:val=""/>
      <w:lvlJc w:val="left"/>
      <w:pPr>
        <w:ind w:left="720" w:hanging="360"/>
      </w:pPr>
      <w:rPr>
        <w:rFonts w:ascii="Symbol" w:hAnsi="Symbol"/>
      </w:rPr>
    </w:lvl>
    <w:lvl w:ilvl="7" w:tplc="48BA6666">
      <w:start w:val="1"/>
      <w:numFmt w:val="bullet"/>
      <w:lvlText w:val=""/>
      <w:lvlJc w:val="left"/>
      <w:pPr>
        <w:ind w:left="720" w:hanging="360"/>
      </w:pPr>
      <w:rPr>
        <w:rFonts w:ascii="Symbol" w:hAnsi="Symbol"/>
      </w:rPr>
    </w:lvl>
    <w:lvl w:ilvl="8" w:tplc="EB4AF934">
      <w:start w:val="1"/>
      <w:numFmt w:val="bullet"/>
      <w:lvlText w:val=""/>
      <w:lvlJc w:val="left"/>
      <w:pPr>
        <w:ind w:left="720" w:hanging="360"/>
      </w:pPr>
      <w:rPr>
        <w:rFonts w:ascii="Symbol" w:hAnsi="Symbol"/>
      </w:rPr>
    </w:lvl>
  </w:abstractNum>
  <w:abstractNum w:abstractNumId="17" w15:restartNumberingAfterBreak="0">
    <w:nsid w:val="3C2C13E6"/>
    <w:multiLevelType w:val="multilevel"/>
    <w:tmpl w:val="0C86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B130A"/>
    <w:multiLevelType w:val="hybridMultilevel"/>
    <w:tmpl w:val="253AA92E"/>
    <w:lvl w:ilvl="0" w:tplc="EF2E61D0">
      <w:start w:val="1"/>
      <w:numFmt w:val="bullet"/>
      <w:lvlText w:val=""/>
      <w:lvlJc w:val="left"/>
      <w:pPr>
        <w:ind w:left="1080" w:hanging="360"/>
      </w:pPr>
      <w:rPr>
        <w:rFonts w:ascii="Symbol" w:hAnsi="Symbol"/>
      </w:rPr>
    </w:lvl>
    <w:lvl w:ilvl="1" w:tplc="DD302D70">
      <w:start w:val="1"/>
      <w:numFmt w:val="bullet"/>
      <w:lvlText w:val=""/>
      <w:lvlJc w:val="left"/>
      <w:pPr>
        <w:ind w:left="1080" w:hanging="360"/>
      </w:pPr>
      <w:rPr>
        <w:rFonts w:ascii="Symbol" w:hAnsi="Symbol"/>
      </w:rPr>
    </w:lvl>
    <w:lvl w:ilvl="2" w:tplc="B0FAFC6C">
      <w:start w:val="1"/>
      <w:numFmt w:val="bullet"/>
      <w:lvlText w:val=""/>
      <w:lvlJc w:val="left"/>
      <w:pPr>
        <w:ind w:left="1080" w:hanging="360"/>
      </w:pPr>
      <w:rPr>
        <w:rFonts w:ascii="Symbol" w:hAnsi="Symbol"/>
      </w:rPr>
    </w:lvl>
    <w:lvl w:ilvl="3" w:tplc="648E247A">
      <w:start w:val="1"/>
      <w:numFmt w:val="bullet"/>
      <w:lvlText w:val=""/>
      <w:lvlJc w:val="left"/>
      <w:pPr>
        <w:ind w:left="1080" w:hanging="360"/>
      </w:pPr>
      <w:rPr>
        <w:rFonts w:ascii="Symbol" w:hAnsi="Symbol"/>
      </w:rPr>
    </w:lvl>
    <w:lvl w:ilvl="4" w:tplc="BA725780">
      <w:start w:val="1"/>
      <w:numFmt w:val="bullet"/>
      <w:lvlText w:val=""/>
      <w:lvlJc w:val="left"/>
      <w:pPr>
        <w:ind w:left="1080" w:hanging="360"/>
      </w:pPr>
      <w:rPr>
        <w:rFonts w:ascii="Symbol" w:hAnsi="Symbol"/>
      </w:rPr>
    </w:lvl>
    <w:lvl w:ilvl="5" w:tplc="23A28936">
      <w:start w:val="1"/>
      <w:numFmt w:val="bullet"/>
      <w:lvlText w:val=""/>
      <w:lvlJc w:val="left"/>
      <w:pPr>
        <w:ind w:left="1080" w:hanging="360"/>
      </w:pPr>
      <w:rPr>
        <w:rFonts w:ascii="Symbol" w:hAnsi="Symbol"/>
      </w:rPr>
    </w:lvl>
    <w:lvl w:ilvl="6" w:tplc="61B25D16">
      <w:start w:val="1"/>
      <w:numFmt w:val="bullet"/>
      <w:lvlText w:val=""/>
      <w:lvlJc w:val="left"/>
      <w:pPr>
        <w:ind w:left="1080" w:hanging="360"/>
      </w:pPr>
      <w:rPr>
        <w:rFonts w:ascii="Symbol" w:hAnsi="Symbol"/>
      </w:rPr>
    </w:lvl>
    <w:lvl w:ilvl="7" w:tplc="731EBF24">
      <w:start w:val="1"/>
      <w:numFmt w:val="bullet"/>
      <w:lvlText w:val=""/>
      <w:lvlJc w:val="left"/>
      <w:pPr>
        <w:ind w:left="1080" w:hanging="360"/>
      </w:pPr>
      <w:rPr>
        <w:rFonts w:ascii="Symbol" w:hAnsi="Symbol"/>
      </w:rPr>
    </w:lvl>
    <w:lvl w:ilvl="8" w:tplc="475298A8">
      <w:start w:val="1"/>
      <w:numFmt w:val="bullet"/>
      <w:lvlText w:val=""/>
      <w:lvlJc w:val="left"/>
      <w:pPr>
        <w:ind w:left="1080" w:hanging="360"/>
      </w:pPr>
      <w:rPr>
        <w:rFonts w:ascii="Symbol" w:hAnsi="Symbol"/>
      </w:rPr>
    </w:lvl>
  </w:abstractNum>
  <w:abstractNum w:abstractNumId="19" w15:restartNumberingAfterBreak="0">
    <w:nsid w:val="4B181950"/>
    <w:multiLevelType w:val="hybridMultilevel"/>
    <w:tmpl w:val="98AC8614"/>
    <w:lvl w:ilvl="0" w:tplc="1EC00210">
      <w:start w:val="1"/>
      <w:numFmt w:val="bullet"/>
      <w:lvlText w:val=""/>
      <w:lvlJc w:val="left"/>
      <w:pPr>
        <w:ind w:left="1080" w:hanging="360"/>
      </w:pPr>
      <w:rPr>
        <w:rFonts w:ascii="Symbol" w:hAnsi="Symbol"/>
      </w:rPr>
    </w:lvl>
    <w:lvl w:ilvl="1" w:tplc="67022380">
      <w:start w:val="1"/>
      <w:numFmt w:val="bullet"/>
      <w:lvlText w:val=""/>
      <w:lvlJc w:val="left"/>
      <w:pPr>
        <w:ind w:left="1080" w:hanging="360"/>
      </w:pPr>
      <w:rPr>
        <w:rFonts w:ascii="Symbol" w:hAnsi="Symbol"/>
      </w:rPr>
    </w:lvl>
    <w:lvl w:ilvl="2" w:tplc="32D228C2">
      <w:start w:val="1"/>
      <w:numFmt w:val="bullet"/>
      <w:lvlText w:val=""/>
      <w:lvlJc w:val="left"/>
      <w:pPr>
        <w:ind w:left="1080" w:hanging="360"/>
      </w:pPr>
      <w:rPr>
        <w:rFonts w:ascii="Symbol" w:hAnsi="Symbol"/>
      </w:rPr>
    </w:lvl>
    <w:lvl w:ilvl="3" w:tplc="FD66E324">
      <w:start w:val="1"/>
      <w:numFmt w:val="bullet"/>
      <w:lvlText w:val=""/>
      <w:lvlJc w:val="left"/>
      <w:pPr>
        <w:ind w:left="1080" w:hanging="360"/>
      </w:pPr>
      <w:rPr>
        <w:rFonts w:ascii="Symbol" w:hAnsi="Symbol"/>
      </w:rPr>
    </w:lvl>
    <w:lvl w:ilvl="4" w:tplc="852436B2">
      <w:start w:val="1"/>
      <w:numFmt w:val="bullet"/>
      <w:lvlText w:val=""/>
      <w:lvlJc w:val="left"/>
      <w:pPr>
        <w:ind w:left="1080" w:hanging="360"/>
      </w:pPr>
      <w:rPr>
        <w:rFonts w:ascii="Symbol" w:hAnsi="Symbol"/>
      </w:rPr>
    </w:lvl>
    <w:lvl w:ilvl="5" w:tplc="DA30243A">
      <w:start w:val="1"/>
      <w:numFmt w:val="bullet"/>
      <w:lvlText w:val=""/>
      <w:lvlJc w:val="left"/>
      <w:pPr>
        <w:ind w:left="1080" w:hanging="360"/>
      </w:pPr>
      <w:rPr>
        <w:rFonts w:ascii="Symbol" w:hAnsi="Symbol"/>
      </w:rPr>
    </w:lvl>
    <w:lvl w:ilvl="6" w:tplc="5184CEEC">
      <w:start w:val="1"/>
      <w:numFmt w:val="bullet"/>
      <w:lvlText w:val=""/>
      <w:lvlJc w:val="left"/>
      <w:pPr>
        <w:ind w:left="1080" w:hanging="360"/>
      </w:pPr>
      <w:rPr>
        <w:rFonts w:ascii="Symbol" w:hAnsi="Symbol"/>
      </w:rPr>
    </w:lvl>
    <w:lvl w:ilvl="7" w:tplc="E9A4B8AE">
      <w:start w:val="1"/>
      <w:numFmt w:val="bullet"/>
      <w:lvlText w:val=""/>
      <w:lvlJc w:val="left"/>
      <w:pPr>
        <w:ind w:left="1080" w:hanging="360"/>
      </w:pPr>
      <w:rPr>
        <w:rFonts w:ascii="Symbol" w:hAnsi="Symbol"/>
      </w:rPr>
    </w:lvl>
    <w:lvl w:ilvl="8" w:tplc="78D2B126">
      <w:start w:val="1"/>
      <w:numFmt w:val="bullet"/>
      <w:lvlText w:val=""/>
      <w:lvlJc w:val="left"/>
      <w:pPr>
        <w:ind w:left="1080" w:hanging="360"/>
      </w:pPr>
      <w:rPr>
        <w:rFonts w:ascii="Symbol" w:hAnsi="Symbol"/>
      </w:rPr>
    </w:lvl>
  </w:abstractNum>
  <w:abstractNum w:abstractNumId="20" w15:restartNumberingAfterBreak="0">
    <w:nsid w:val="4BD60937"/>
    <w:multiLevelType w:val="hybridMultilevel"/>
    <w:tmpl w:val="0526D82E"/>
    <w:lvl w:ilvl="0" w:tplc="11BA8BC8">
      <w:numFmt w:val="bullet"/>
      <w:lvlText w:val="-"/>
      <w:lvlJc w:val="left"/>
      <w:pPr>
        <w:ind w:left="720" w:hanging="360"/>
      </w:pPr>
      <w:rPr>
        <w:rFonts w:ascii="Trebuchet MS" w:eastAsiaTheme="minorHAnsi" w:hAnsi="Trebuchet M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58DE0813"/>
    <w:multiLevelType w:val="hybridMultilevel"/>
    <w:tmpl w:val="FEA81616"/>
    <w:lvl w:ilvl="0" w:tplc="BD54DF74">
      <w:start w:val="1"/>
      <w:numFmt w:val="bullet"/>
      <w:lvlText w:val=""/>
      <w:lvlJc w:val="left"/>
      <w:pPr>
        <w:ind w:left="1080" w:hanging="360"/>
      </w:pPr>
      <w:rPr>
        <w:rFonts w:ascii="Symbol" w:hAnsi="Symbol"/>
      </w:rPr>
    </w:lvl>
    <w:lvl w:ilvl="1" w:tplc="DECCED84">
      <w:start w:val="1"/>
      <w:numFmt w:val="bullet"/>
      <w:lvlText w:val=""/>
      <w:lvlJc w:val="left"/>
      <w:pPr>
        <w:ind w:left="1080" w:hanging="360"/>
      </w:pPr>
      <w:rPr>
        <w:rFonts w:ascii="Symbol" w:hAnsi="Symbol"/>
      </w:rPr>
    </w:lvl>
    <w:lvl w:ilvl="2" w:tplc="A280BBD6">
      <w:start w:val="1"/>
      <w:numFmt w:val="bullet"/>
      <w:lvlText w:val=""/>
      <w:lvlJc w:val="left"/>
      <w:pPr>
        <w:ind w:left="1080" w:hanging="360"/>
      </w:pPr>
      <w:rPr>
        <w:rFonts w:ascii="Symbol" w:hAnsi="Symbol"/>
      </w:rPr>
    </w:lvl>
    <w:lvl w:ilvl="3" w:tplc="97285BAE">
      <w:start w:val="1"/>
      <w:numFmt w:val="bullet"/>
      <w:lvlText w:val=""/>
      <w:lvlJc w:val="left"/>
      <w:pPr>
        <w:ind w:left="1080" w:hanging="360"/>
      </w:pPr>
      <w:rPr>
        <w:rFonts w:ascii="Symbol" w:hAnsi="Symbol"/>
      </w:rPr>
    </w:lvl>
    <w:lvl w:ilvl="4" w:tplc="8E88A4C6">
      <w:start w:val="1"/>
      <w:numFmt w:val="bullet"/>
      <w:lvlText w:val=""/>
      <w:lvlJc w:val="left"/>
      <w:pPr>
        <w:ind w:left="1080" w:hanging="360"/>
      </w:pPr>
      <w:rPr>
        <w:rFonts w:ascii="Symbol" w:hAnsi="Symbol"/>
      </w:rPr>
    </w:lvl>
    <w:lvl w:ilvl="5" w:tplc="CE0C3F22">
      <w:start w:val="1"/>
      <w:numFmt w:val="bullet"/>
      <w:lvlText w:val=""/>
      <w:lvlJc w:val="left"/>
      <w:pPr>
        <w:ind w:left="1080" w:hanging="360"/>
      </w:pPr>
      <w:rPr>
        <w:rFonts w:ascii="Symbol" w:hAnsi="Symbol"/>
      </w:rPr>
    </w:lvl>
    <w:lvl w:ilvl="6" w:tplc="60A05E92">
      <w:start w:val="1"/>
      <w:numFmt w:val="bullet"/>
      <w:lvlText w:val=""/>
      <w:lvlJc w:val="left"/>
      <w:pPr>
        <w:ind w:left="1080" w:hanging="360"/>
      </w:pPr>
      <w:rPr>
        <w:rFonts w:ascii="Symbol" w:hAnsi="Symbol"/>
      </w:rPr>
    </w:lvl>
    <w:lvl w:ilvl="7" w:tplc="5D087452">
      <w:start w:val="1"/>
      <w:numFmt w:val="bullet"/>
      <w:lvlText w:val=""/>
      <w:lvlJc w:val="left"/>
      <w:pPr>
        <w:ind w:left="1080" w:hanging="360"/>
      </w:pPr>
      <w:rPr>
        <w:rFonts w:ascii="Symbol" w:hAnsi="Symbol"/>
      </w:rPr>
    </w:lvl>
    <w:lvl w:ilvl="8" w:tplc="C8F4E42C">
      <w:start w:val="1"/>
      <w:numFmt w:val="bullet"/>
      <w:lvlText w:val=""/>
      <w:lvlJc w:val="left"/>
      <w:pPr>
        <w:ind w:left="1080" w:hanging="360"/>
      </w:pPr>
      <w:rPr>
        <w:rFonts w:ascii="Symbol" w:hAnsi="Symbol"/>
      </w:rPr>
    </w:lvl>
  </w:abstractNum>
  <w:abstractNum w:abstractNumId="22" w15:restartNumberingAfterBreak="0">
    <w:nsid w:val="59264DD1"/>
    <w:multiLevelType w:val="hybridMultilevel"/>
    <w:tmpl w:val="0D9A0F4E"/>
    <w:lvl w:ilvl="0" w:tplc="7054D3C6">
      <w:start w:val="1"/>
      <w:numFmt w:val="bullet"/>
      <w:lvlText w:val=""/>
      <w:lvlJc w:val="left"/>
      <w:pPr>
        <w:ind w:left="1080" w:hanging="360"/>
      </w:pPr>
      <w:rPr>
        <w:rFonts w:ascii="Symbol" w:hAnsi="Symbol"/>
      </w:rPr>
    </w:lvl>
    <w:lvl w:ilvl="1" w:tplc="0E342D1C">
      <w:start w:val="1"/>
      <w:numFmt w:val="bullet"/>
      <w:lvlText w:val=""/>
      <w:lvlJc w:val="left"/>
      <w:pPr>
        <w:ind w:left="1080" w:hanging="360"/>
      </w:pPr>
      <w:rPr>
        <w:rFonts w:ascii="Symbol" w:hAnsi="Symbol"/>
      </w:rPr>
    </w:lvl>
    <w:lvl w:ilvl="2" w:tplc="FE92D548">
      <w:start w:val="1"/>
      <w:numFmt w:val="bullet"/>
      <w:lvlText w:val=""/>
      <w:lvlJc w:val="left"/>
      <w:pPr>
        <w:ind w:left="1080" w:hanging="360"/>
      </w:pPr>
      <w:rPr>
        <w:rFonts w:ascii="Symbol" w:hAnsi="Symbol"/>
      </w:rPr>
    </w:lvl>
    <w:lvl w:ilvl="3" w:tplc="D466D310">
      <w:start w:val="1"/>
      <w:numFmt w:val="bullet"/>
      <w:lvlText w:val=""/>
      <w:lvlJc w:val="left"/>
      <w:pPr>
        <w:ind w:left="1080" w:hanging="360"/>
      </w:pPr>
      <w:rPr>
        <w:rFonts w:ascii="Symbol" w:hAnsi="Symbol"/>
      </w:rPr>
    </w:lvl>
    <w:lvl w:ilvl="4" w:tplc="BD5E688E">
      <w:start w:val="1"/>
      <w:numFmt w:val="bullet"/>
      <w:lvlText w:val=""/>
      <w:lvlJc w:val="left"/>
      <w:pPr>
        <w:ind w:left="1080" w:hanging="360"/>
      </w:pPr>
      <w:rPr>
        <w:rFonts w:ascii="Symbol" w:hAnsi="Symbol"/>
      </w:rPr>
    </w:lvl>
    <w:lvl w:ilvl="5" w:tplc="93D00364">
      <w:start w:val="1"/>
      <w:numFmt w:val="bullet"/>
      <w:lvlText w:val=""/>
      <w:lvlJc w:val="left"/>
      <w:pPr>
        <w:ind w:left="1080" w:hanging="360"/>
      </w:pPr>
      <w:rPr>
        <w:rFonts w:ascii="Symbol" w:hAnsi="Symbol"/>
      </w:rPr>
    </w:lvl>
    <w:lvl w:ilvl="6" w:tplc="6366DD78">
      <w:start w:val="1"/>
      <w:numFmt w:val="bullet"/>
      <w:lvlText w:val=""/>
      <w:lvlJc w:val="left"/>
      <w:pPr>
        <w:ind w:left="1080" w:hanging="360"/>
      </w:pPr>
      <w:rPr>
        <w:rFonts w:ascii="Symbol" w:hAnsi="Symbol"/>
      </w:rPr>
    </w:lvl>
    <w:lvl w:ilvl="7" w:tplc="071C0EA8">
      <w:start w:val="1"/>
      <w:numFmt w:val="bullet"/>
      <w:lvlText w:val=""/>
      <w:lvlJc w:val="left"/>
      <w:pPr>
        <w:ind w:left="1080" w:hanging="360"/>
      </w:pPr>
      <w:rPr>
        <w:rFonts w:ascii="Symbol" w:hAnsi="Symbol"/>
      </w:rPr>
    </w:lvl>
    <w:lvl w:ilvl="8" w:tplc="B7282AAE">
      <w:start w:val="1"/>
      <w:numFmt w:val="bullet"/>
      <w:lvlText w:val=""/>
      <w:lvlJc w:val="left"/>
      <w:pPr>
        <w:ind w:left="1080" w:hanging="360"/>
      </w:pPr>
      <w:rPr>
        <w:rFonts w:ascii="Symbol" w:hAnsi="Symbol"/>
      </w:rPr>
    </w:lvl>
  </w:abstractNum>
  <w:abstractNum w:abstractNumId="23" w15:restartNumberingAfterBreak="0">
    <w:nsid w:val="5BFF0C2E"/>
    <w:multiLevelType w:val="hybridMultilevel"/>
    <w:tmpl w:val="058055F2"/>
    <w:lvl w:ilvl="0" w:tplc="A5E25FF6">
      <w:start w:val="1"/>
      <w:numFmt w:val="bullet"/>
      <w:lvlText w:val=""/>
      <w:lvlJc w:val="left"/>
      <w:pPr>
        <w:ind w:left="1080" w:hanging="360"/>
      </w:pPr>
      <w:rPr>
        <w:rFonts w:ascii="Symbol" w:hAnsi="Symbol"/>
      </w:rPr>
    </w:lvl>
    <w:lvl w:ilvl="1" w:tplc="B8D42F5A">
      <w:start w:val="1"/>
      <w:numFmt w:val="bullet"/>
      <w:lvlText w:val=""/>
      <w:lvlJc w:val="left"/>
      <w:pPr>
        <w:ind w:left="1080" w:hanging="360"/>
      </w:pPr>
      <w:rPr>
        <w:rFonts w:ascii="Symbol" w:hAnsi="Symbol"/>
      </w:rPr>
    </w:lvl>
    <w:lvl w:ilvl="2" w:tplc="EB0A952C">
      <w:start w:val="1"/>
      <w:numFmt w:val="bullet"/>
      <w:lvlText w:val=""/>
      <w:lvlJc w:val="left"/>
      <w:pPr>
        <w:ind w:left="1080" w:hanging="360"/>
      </w:pPr>
      <w:rPr>
        <w:rFonts w:ascii="Symbol" w:hAnsi="Symbol"/>
      </w:rPr>
    </w:lvl>
    <w:lvl w:ilvl="3" w:tplc="645E08B8">
      <w:start w:val="1"/>
      <w:numFmt w:val="bullet"/>
      <w:lvlText w:val=""/>
      <w:lvlJc w:val="left"/>
      <w:pPr>
        <w:ind w:left="1080" w:hanging="360"/>
      </w:pPr>
      <w:rPr>
        <w:rFonts w:ascii="Symbol" w:hAnsi="Symbol"/>
      </w:rPr>
    </w:lvl>
    <w:lvl w:ilvl="4" w:tplc="F3C42720">
      <w:start w:val="1"/>
      <w:numFmt w:val="bullet"/>
      <w:lvlText w:val=""/>
      <w:lvlJc w:val="left"/>
      <w:pPr>
        <w:ind w:left="1080" w:hanging="360"/>
      </w:pPr>
      <w:rPr>
        <w:rFonts w:ascii="Symbol" w:hAnsi="Symbol"/>
      </w:rPr>
    </w:lvl>
    <w:lvl w:ilvl="5" w:tplc="52748B18">
      <w:start w:val="1"/>
      <w:numFmt w:val="bullet"/>
      <w:lvlText w:val=""/>
      <w:lvlJc w:val="left"/>
      <w:pPr>
        <w:ind w:left="1080" w:hanging="360"/>
      </w:pPr>
      <w:rPr>
        <w:rFonts w:ascii="Symbol" w:hAnsi="Symbol"/>
      </w:rPr>
    </w:lvl>
    <w:lvl w:ilvl="6" w:tplc="B656901C">
      <w:start w:val="1"/>
      <w:numFmt w:val="bullet"/>
      <w:lvlText w:val=""/>
      <w:lvlJc w:val="left"/>
      <w:pPr>
        <w:ind w:left="1080" w:hanging="360"/>
      </w:pPr>
      <w:rPr>
        <w:rFonts w:ascii="Symbol" w:hAnsi="Symbol"/>
      </w:rPr>
    </w:lvl>
    <w:lvl w:ilvl="7" w:tplc="2B6428D6">
      <w:start w:val="1"/>
      <w:numFmt w:val="bullet"/>
      <w:lvlText w:val=""/>
      <w:lvlJc w:val="left"/>
      <w:pPr>
        <w:ind w:left="1080" w:hanging="360"/>
      </w:pPr>
      <w:rPr>
        <w:rFonts w:ascii="Symbol" w:hAnsi="Symbol"/>
      </w:rPr>
    </w:lvl>
    <w:lvl w:ilvl="8" w:tplc="24A8BBBC">
      <w:start w:val="1"/>
      <w:numFmt w:val="bullet"/>
      <w:lvlText w:val=""/>
      <w:lvlJc w:val="left"/>
      <w:pPr>
        <w:ind w:left="1080" w:hanging="360"/>
      </w:pPr>
      <w:rPr>
        <w:rFonts w:ascii="Symbol" w:hAnsi="Symbol"/>
      </w:rPr>
    </w:lvl>
  </w:abstractNum>
  <w:abstractNum w:abstractNumId="24" w15:restartNumberingAfterBreak="0">
    <w:nsid w:val="5EFC29CC"/>
    <w:multiLevelType w:val="hybridMultilevel"/>
    <w:tmpl w:val="66149F0A"/>
    <w:lvl w:ilvl="0" w:tplc="D68E95B0">
      <w:start w:val="1"/>
      <w:numFmt w:val="bullet"/>
      <w:lvlText w:val=""/>
      <w:lvlJc w:val="left"/>
      <w:pPr>
        <w:ind w:left="1080" w:hanging="360"/>
      </w:pPr>
      <w:rPr>
        <w:rFonts w:ascii="Symbol" w:hAnsi="Symbol"/>
      </w:rPr>
    </w:lvl>
    <w:lvl w:ilvl="1" w:tplc="15D263B6">
      <w:start w:val="1"/>
      <w:numFmt w:val="bullet"/>
      <w:lvlText w:val=""/>
      <w:lvlJc w:val="left"/>
      <w:pPr>
        <w:ind w:left="1080" w:hanging="360"/>
      </w:pPr>
      <w:rPr>
        <w:rFonts w:ascii="Symbol" w:hAnsi="Symbol"/>
      </w:rPr>
    </w:lvl>
    <w:lvl w:ilvl="2" w:tplc="C9F0B67A">
      <w:start w:val="1"/>
      <w:numFmt w:val="bullet"/>
      <w:lvlText w:val=""/>
      <w:lvlJc w:val="left"/>
      <w:pPr>
        <w:ind w:left="1080" w:hanging="360"/>
      </w:pPr>
      <w:rPr>
        <w:rFonts w:ascii="Symbol" w:hAnsi="Symbol"/>
      </w:rPr>
    </w:lvl>
    <w:lvl w:ilvl="3" w:tplc="167E2176">
      <w:start w:val="1"/>
      <w:numFmt w:val="bullet"/>
      <w:lvlText w:val=""/>
      <w:lvlJc w:val="left"/>
      <w:pPr>
        <w:ind w:left="1080" w:hanging="360"/>
      </w:pPr>
      <w:rPr>
        <w:rFonts w:ascii="Symbol" w:hAnsi="Symbol"/>
      </w:rPr>
    </w:lvl>
    <w:lvl w:ilvl="4" w:tplc="28F6ADDC">
      <w:start w:val="1"/>
      <w:numFmt w:val="bullet"/>
      <w:lvlText w:val=""/>
      <w:lvlJc w:val="left"/>
      <w:pPr>
        <w:ind w:left="1080" w:hanging="360"/>
      </w:pPr>
      <w:rPr>
        <w:rFonts w:ascii="Symbol" w:hAnsi="Symbol"/>
      </w:rPr>
    </w:lvl>
    <w:lvl w:ilvl="5" w:tplc="59DA5392">
      <w:start w:val="1"/>
      <w:numFmt w:val="bullet"/>
      <w:lvlText w:val=""/>
      <w:lvlJc w:val="left"/>
      <w:pPr>
        <w:ind w:left="1080" w:hanging="360"/>
      </w:pPr>
      <w:rPr>
        <w:rFonts w:ascii="Symbol" w:hAnsi="Symbol"/>
      </w:rPr>
    </w:lvl>
    <w:lvl w:ilvl="6" w:tplc="73FE3194">
      <w:start w:val="1"/>
      <w:numFmt w:val="bullet"/>
      <w:lvlText w:val=""/>
      <w:lvlJc w:val="left"/>
      <w:pPr>
        <w:ind w:left="1080" w:hanging="360"/>
      </w:pPr>
      <w:rPr>
        <w:rFonts w:ascii="Symbol" w:hAnsi="Symbol"/>
      </w:rPr>
    </w:lvl>
    <w:lvl w:ilvl="7" w:tplc="7E8E7B86">
      <w:start w:val="1"/>
      <w:numFmt w:val="bullet"/>
      <w:lvlText w:val=""/>
      <w:lvlJc w:val="left"/>
      <w:pPr>
        <w:ind w:left="1080" w:hanging="360"/>
      </w:pPr>
      <w:rPr>
        <w:rFonts w:ascii="Symbol" w:hAnsi="Symbol"/>
      </w:rPr>
    </w:lvl>
    <w:lvl w:ilvl="8" w:tplc="5E3A3694">
      <w:start w:val="1"/>
      <w:numFmt w:val="bullet"/>
      <w:lvlText w:val=""/>
      <w:lvlJc w:val="left"/>
      <w:pPr>
        <w:ind w:left="1080" w:hanging="360"/>
      </w:pPr>
      <w:rPr>
        <w:rFonts w:ascii="Symbol" w:hAnsi="Symbol"/>
      </w:rPr>
    </w:lvl>
  </w:abstractNum>
  <w:abstractNum w:abstractNumId="25" w15:restartNumberingAfterBreak="0">
    <w:nsid w:val="5F7C5BC6"/>
    <w:multiLevelType w:val="hybridMultilevel"/>
    <w:tmpl w:val="072EEA96"/>
    <w:lvl w:ilvl="0" w:tplc="2CE833B8">
      <w:start w:val="1"/>
      <w:numFmt w:val="bullet"/>
      <w:lvlText w:val=""/>
      <w:lvlJc w:val="left"/>
      <w:pPr>
        <w:ind w:left="1080" w:hanging="360"/>
      </w:pPr>
      <w:rPr>
        <w:rFonts w:ascii="Symbol" w:hAnsi="Symbol"/>
      </w:rPr>
    </w:lvl>
    <w:lvl w:ilvl="1" w:tplc="A08A781E">
      <w:start w:val="1"/>
      <w:numFmt w:val="bullet"/>
      <w:lvlText w:val=""/>
      <w:lvlJc w:val="left"/>
      <w:pPr>
        <w:ind w:left="1080" w:hanging="360"/>
      </w:pPr>
      <w:rPr>
        <w:rFonts w:ascii="Symbol" w:hAnsi="Symbol"/>
      </w:rPr>
    </w:lvl>
    <w:lvl w:ilvl="2" w:tplc="878ECA6E">
      <w:start w:val="1"/>
      <w:numFmt w:val="bullet"/>
      <w:lvlText w:val=""/>
      <w:lvlJc w:val="left"/>
      <w:pPr>
        <w:ind w:left="1080" w:hanging="360"/>
      </w:pPr>
      <w:rPr>
        <w:rFonts w:ascii="Symbol" w:hAnsi="Symbol"/>
      </w:rPr>
    </w:lvl>
    <w:lvl w:ilvl="3" w:tplc="947AB374">
      <w:start w:val="1"/>
      <w:numFmt w:val="bullet"/>
      <w:lvlText w:val=""/>
      <w:lvlJc w:val="left"/>
      <w:pPr>
        <w:ind w:left="1080" w:hanging="360"/>
      </w:pPr>
      <w:rPr>
        <w:rFonts w:ascii="Symbol" w:hAnsi="Symbol"/>
      </w:rPr>
    </w:lvl>
    <w:lvl w:ilvl="4" w:tplc="1316BA26">
      <w:start w:val="1"/>
      <w:numFmt w:val="bullet"/>
      <w:lvlText w:val=""/>
      <w:lvlJc w:val="left"/>
      <w:pPr>
        <w:ind w:left="1080" w:hanging="360"/>
      </w:pPr>
      <w:rPr>
        <w:rFonts w:ascii="Symbol" w:hAnsi="Symbol"/>
      </w:rPr>
    </w:lvl>
    <w:lvl w:ilvl="5" w:tplc="CEBED210">
      <w:start w:val="1"/>
      <w:numFmt w:val="bullet"/>
      <w:lvlText w:val=""/>
      <w:lvlJc w:val="left"/>
      <w:pPr>
        <w:ind w:left="1080" w:hanging="360"/>
      </w:pPr>
      <w:rPr>
        <w:rFonts w:ascii="Symbol" w:hAnsi="Symbol"/>
      </w:rPr>
    </w:lvl>
    <w:lvl w:ilvl="6" w:tplc="53264C8E">
      <w:start w:val="1"/>
      <w:numFmt w:val="bullet"/>
      <w:lvlText w:val=""/>
      <w:lvlJc w:val="left"/>
      <w:pPr>
        <w:ind w:left="1080" w:hanging="360"/>
      </w:pPr>
      <w:rPr>
        <w:rFonts w:ascii="Symbol" w:hAnsi="Symbol"/>
      </w:rPr>
    </w:lvl>
    <w:lvl w:ilvl="7" w:tplc="7864FC8C">
      <w:start w:val="1"/>
      <w:numFmt w:val="bullet"/>
      <w:lvlText w:val=""/>
      <w:lvlJc w:val="left"/>
      <w:pPr>
        <w:ind w:left="1080" w:hanging="360"/>
      </w:pPr>
      <w:rPr>
        <w:rFonts w:ascii="Symbol" w:hAnsi="Symbol"/>
      </w:rPr>
    </w:lvl>
    <w:lvl w:ilvl="8" w:tplc="37562F32">
      <w:start w:val="1"/>
      <w:numFmt w:val="bullet"/>
      <w:lvlText w:val=""/>
      <w:lvlJc w:val="left"/>
      <w:pPr>
        <w:ind w:left="1080" w:hanging="360"/>
      </w:pPr>
      <w:rPr>
        <w:rFonts w:ascii="Symbol" w:hAnsi="Symbol"/>
      </w:rPr>
    </w:lvl>
  </w:abstractNum>
  <w:abstractNum w:abstractNumId="26" w15:restartNumberingAfterBreak="0">
    <w:nsid w:val="621B6604"/>
    <w:multiLevelType w:val="hybridMultilevel"/>
    <w:tmpl w:val="DC3EFB26"/>
    <w:lvl w:ilvl="0" w:tplc="ABF45CE0">
      <w:start w:val="1"/>
      <w:numFmt w:val="bullet"/>
      <w:lvlText w:val=""/>
      <w:lvlJc w:val="left"/>
      <w:pPr>
        <w:ind w:left="1440" w:hanging="360"/>
      </w:pPr>
      <w:rPr>
        <w:rFonts w:ascii="Symbol" w:hAnsi="Symbol"/>
      </w:rPr>
    </w:lvl>
    <w:lvl w:ilvl="1" w:tplc="7818CFA8">
      <w:start w:val="1"/>
      <w:numFmt w:val="bullet"/>
      <w:lvlText w:val=""/>
      <w:lvlJc w:val="left"/>
      <w:pPr>
        <w:ind w:left="1440" w:hanging="360"/>
      </w:pPr>
      <w:rPr>
        <w:rFonts w:ascii="Symbol" w:hAnsi="Symbol"/>
      </w:rPr>
    </w:lvl>
    <w:lvl w:ilvl="2" w:tplc="06567DA0">
      <w:start w:val="1"/>
      <w:numFmt w:val="bullet"/>
      <w:lvlText w:val=""/>
      <w:lvlJc w:val="left"/>
      <w:pPr>
        <w:ind w:left="1440" w:hanging="360"/>
      </w:pPr>
      <w:rPr>
        <w:rFonts w:ascii="Symbol" w:hAnsi="Symbol"/>
      </w:rPr>
    </w:lvl>
    <w:lvl w:ilvl="3" w:tplc="E7A07234">
      <w:start w:val="1"/>
      <w:numFmt w:val="bullet"/>
      <w:lvlText w:val=""/>
      <w:lvlJc w:val="left"/>
      <w:pPr>
        <w:ind w:left="1440" w:hanging="360"/>
      </w:pPr>
      <w:rPr>
        <w:rFonts w:ascii="Symbol" w:hAnsi="Symbol"/>
      </w:rPr>
    </w:lvl>
    <w:lvl w:ilvl="4" w:tplc="91F861FA">
      <w:start w:val="1"/>
      <w:numFmt w:val="bullet"/>
      <w:lvlText w:val=""/>
      <w:lvlJc w:val="left"/>
      <w:pPr>
        <w:ind w:left="1440" w:hanging="360"/>
      </w:pPr>
      <w:rPr>
        <w:rFonts w:ascii="Symbol" w:hAnsi="Symbol"/>
      </w:rPr>
    </w:lvl>
    <w:lvl w:ilvl="5" w:tplc="20C6A898">
      <w:start w:val="1"/>
      <w:numFmt w:val="bullet"/>
      <w:lvlText w:val=""/>
      <w:lvlJc w:val="left"/>
      <w:pPr>
        <w:ind w:left="1440" w:hanging="360"/>
      </w:pPr>
      <w:rPr>
        <w:rFonts w:ascii="Symbol" w:hAnsi="Symbol"/>
      </w:rPr>
    </w:lvl>
    <w:lvl w:ilvl="6" w:tplc="67AE1526">
      <w:start w:val="1"/>
      <w:numFmt w:val="bullet"/>
      <w:lvlText w:val=""/>
      <w:lvlJc w:val="left"/>
      <w:pPr>
        <w:ind w:left="1440" w:hanging="360"/>
      </w:pPr>
      <w:rPr>
        <w:rFonts w:ascii="Symbol" w:hAnsi="Symbol"/>
      </w:rPr>
    </w:lvl>
    <w:lvl w:ilvl="7" w:tplc="BB089CEA">
      <w:start w:val="1"/>
      <w:numFmt w:val="bullet"/>
      <w:lvlText w:val=""/>
      <w:lvlJc w:val="left"/>
      <w:pPr>
        <w:ind w:left="1440" w:hanging="360"/>
      </w:pPr>
      <w:rPr>
        <w:rFonts w:ascii="Symbol" w:hAnsi="Symbol"/>
      </w:rPr>
    </w:lvl>
    <w:lvl w:ilvl="8" w:tplc="58E49F78">
      <w:start w:val="1"/>
      <w:numFmt w:val="bullet"/>
      <w:lvlText w:val=""/>
      <w:lvlJc w:val="left"/>
      <w:pPr>
        <w:ind w:left="1440" w:hanging="360"/>
      </w:pPr>
      <w:rPr>
        <w:rFonts w:ascii="Symbol" w:hAnsi="Symbol"/>
      </w:rPr>
    </w:lvl>
  </w:abstractNum>
  <w:abstractNum w:abstractNumId="27" w15:restartNumberingAfterBreak="0">
    <w:nsid w:val="70402592"/>
    <w:multiLevelType w:val="hybridMultilevel"/>
    <w:tmpl w:val="18A62238"/>
    <w:lvl w:ilvl="0" w:tplc="1494E440">
      <w:start w:val="1"/>
      <w:numFmt w:val="bullet"/>
      <w:lvlText w:val=""/>
      <w:lvlJc w:val="left"/>
      <w:pPr>
        <w:ind w:left="1080" w:hanging="360"/>
      </w:pPr>
      <w:rPr>
        <w:rFonts w:ascii="Symbol" w:hAnsi="Symbol"/>
      </w:rPr>
    </w:lvl>
    <w:lvl w:ilvl="1" w:tplc="2682A792">
      <w:start w:val="1"/>
      <w:numFmt w:val="bullet"/>
      <w:lvlText w:val=""/>
      <w:lvlJc w:val="left"/>
      <w:pPr>
        <w:ind w:left="1080" w:hanging="360"/>
      </w:pPr>
      <w:rPr>
        <w:rFonts w:ascii="Symbol" w:hAnsi="Symbol"/>
      </w:rPr>
    </w:lvl>
    <w:lvl w:ilvl="2" w:tplc="160AF6C0">
      <w:start w:val="1"/>
      <w:numFmt w:val="bullet"/>
      <w:lvlText w:val=""/>
      <w:lvlJc w:val="left"/>
      <w:pPr>
        <w:ind w:left="1080" w:hanging="360"/>
      </w:pPr>
      <w:rPr>
        <w:rFonts w:ascii="Symbol" w:hAnsi="Symbol"/>
      </w:rPr>
    </w:lvl>
    <w:lvl w:ilvl="3" w:tplc="A7D62DF8">
      <w:start w:val="1"/>
      <w:numFmt w:val="bullet"/>
      <w:lvlText w:val=""/>
      <w:lvlJc w:val="left"/>
      <w:pPr>
        <w:ind w:left="1080" w:hanging="360"/>
      </w:pPr>
      <w:rPr>
        <w:rFonts w:ascii="Symbol" w:hAnsi="Symbol"/>
      </w:rPr>
    </w:lvl>
    <w:lvl w:ilvl="4" w:tplc="E152A692">
      <w:start w:val="1"/>
      <w:numFmt w:val="bullet"/>
      <w:lvlText w:val=""/>
      <w:lvlJc w:val="left"/>
      <w:pPr>
        <w:ind w:left="1080" w:hanging="360"/>
      </w:pPr>
      <w:rPr>
        <w:rFonts w:ascii="Symbol" w:hAnsi="Symbol"/>
      </w:rPr>
    </w:lvl>
    <w:lvl w:ilvl="5" w:tplc="BD40B6F8">
      <w:start w:val="1"/>
      <w:numFmt w:val="bullet"/>
      <w:lvlText w:val=""/>
      <w:lvlJc w:val="left"/>
      <w:pPr>
        <w:ind w:left="1080" w:hanging="360"/>
      </w:pPr>
      <w:rPr>
        <w:rFonts w:ascii="Symbol" w:hAnsi="Symbol"/>
      </w:rPr>
    </w:lvl>
    <w:lvl w:ilvl="6" w:tplc="FB8AA9A8">
      <w:start w:val="1"/>
      <w:numFmt w:val="bullet"/>
      <w:lvlText w:val=""/>
      <w:lvlJc w:val="left"/>
      <w:pPr>
        <w:ind w:left="1080" w:hanging="360"/>
      </w:pPr>
      <w:rPr>
        <w:rFonts w:ascii="Symbol" w:hAnsi="Symbol"/>
      </w:rPr>
    </w:lvl>
    <w:lvl w:ilvl="7" w:tplc="307A1AB6">
      <w:start w:val="1"/>
      <w:numFmt w:val="bullet"/>
      <w:lvlText w:val=""/>
      <w:lvlJc w:val="left"/>
      <w:pPr>
        <w:ind w:left="1080" w:hanging="360"/>
      </w:pPr>
      <w:rPr>
        <w:rFonts w:ascii="Symbol" w:hAnsi="Symbol"/>
      </w:rPr>
    </w:lvl>
    <w:lvl w:ilvl="8" w:tplc="25B04624">
      <w:start w:val="1"/>
      <w:numFmt w:val="bullet"/>
      <w:lvlText w:val=""/>
      <w:lvlJc w:val="left"/>
      <w:pPr>
        <w:ind w:left="1080" w:hanging="360"/>
      </w:pPr>
      <w:rPr>
        <w:rFonts w:ascii="Symbol" w:hAnsi="Symbol"/>
      </w:rPr>
    </w:lvl>
  </w:abstractNum>
  <w:abstractNum w:abstractNumId="28" w15:restartNumberingAfterBreak="0">
    <w:nsid w:val="791147F5"/>
    <w:multiLevelType w:val="hybridMultilevel"/>
    <w:tmpl w:val="9DFC56F2"/>
    <w:lvl w:ilvl="0" w:tplc="D2488FE0">
      <w:start w:val="1"/>
      <w:numFmt w:val="bullet"/>
      <w:lvlText w:val=""/>
      <w:lvlJc w:val="left"/>
      <w:pPr>
        <w:ind w:left="1080" w:hanging="360"/>
      </w:pPr>
      <w:rPr>
        <w:rFonts w:ascii="Symbol" w:hAnsi="Symbol"/>
      </w:rPr>
    </w:lvl>
    <w:lvl w:ilvl="1" w:tplc="F40CFABA">
      <w:start w:val="1"/>
      <w:numFmt w:val="bullet"/>
      <w:lvlText w:val=""/>
      <w:lvlJc w:val="left"/>
      <w:pPr>
        <w:ind w:left="1080" w:hanging="360"/>
      </w:pPr>
      <w:rPr>
        <w:rFonts w:ascii="Symbol" w:hAnsi="Symbol"/>
      </w:rPr>
    </w:lvl>
    <w:lvl w:ilvl="2" w:tplc="3CA62E6A">
      <w:start w:val="1"/>
      <w:numFmt w:val="bullet"/>
      <w:lvlText w:val=""/>
      <w:lvlJc w:val="left"/>
      <w:pPr>
        <w:ind w:left="1080" w:hanging="360"/>
      </w:pPr>
      <w:rPr>
        <w:rFonts w:ascii="Symbol" w:hAnsi="Symbol"/>
      </w:rPr>
    </w:lvl>
    <w:lvl w:ilvl="3" w:tplc="E1F4F472">
      <w:start w:val="1"/>
      <w:numFmt w:val="bullet"/>
      <w:lvlText w:val=""/>
      <w:lvlJc w:val="left"/>
      <w:pPr>
        <w:ind w:left="1080" w:hanging="360"/>
      </w:pPr>
      <w:rPr>
        <w:rFonts w:ascii="Symbol" w:hAnsi="Symbol"/>
      </w:rPr>
    </w:lvl>
    <w:lvl w:ilvl="4" w:tplc="6D2EF350">
      <w:start w:val="1"/>
      <w:numFmt w:val="bullet"/>
      <w:lvlText w:val=""/>
      <w:lvlJc w:val="left"/>
      <w:pPr>
        <w:ind w:left="1080" w:hanging="360"/>
      </w:pPr>
      <w:rPr>
        <w:rFonts w:ascii="Symbol" w:hAnsi="Symbol"/>
      </w:rPr>
    </w:lvl>
    <w:lvl w:ilvl="5" w:tplc="DDE2E1E4">
      <w:start w:val="1"/>
      <w:numFmt w:val="bullet"/>
      <w:lvlText w:val=""/>
      <w:lvlJc w:val="left"/>
      <w:pPr>
        <w:ind w:left="1080" w:hanging="360"/>
      </w:pPr>
      <w:rPr>
        <w:rFonts w:ascii="Symbol" w:hAnsi="Symbol"/>
      </w:rPr>
    </w:lvl>
    <w:lvl w:ilvl="6" w:tplc="62E09B9A">
      <w:start w:val="1"/>
      <w:numFmt w:val="bullet"/>
      <w:lvlText w:val=""/>
      <w:lvlJc w:val="left"/>
      <w:pPr>
        <w:ind w:left="1080" w:hanging="360"/>
      </w:pPr>
      <w:rPr>
        <w:rFonts w:ascii="Symbol" w:hAnsi="Symbol"/>
      </w:rPr>
    </w:lvl>
    <w:lvl w:ilvl="7" w:tplc="DDD85CEA">
      <w:start w:val="1"/>
      <w:numFmt w:val="bullet"/>
      <w:lvlText w:val=""/>
      <w:lvlJc w:val="left"/>
      <w:pPr>
        <w:ind w:left="1080" w:hanging="360"/>
      </w:pPr>
      <w:rPr>
        <w:rFonts w:ascii="Symbol" w:hAnsi="Symbol"/>
      </w:rPr>
    </w:lvl>
    <w:lvl w:ilvl="8" w:tplc="13A6214A">
      <w:start w:val="1"/>
      <w:numFmt w:val="bullet"/>
      <w:lvlText w:val=""/>
      <w:lvlJc w:val="left"/>
      <w:pPr>
        <w:ind w:left="1080" w:hanging="360"/>
      </w:pPr>
      <w:rPr>
        <w:rFonts w:ascii="Symbol" w:hAnsi="Symbol"/>
      </w:rPr>
    </w:lvl>
  </w:abstractNum>
  <w:abstractNum w:abstractNumId="29" w15:restartNumberingAfterBreak="0">
    <w:nsid w:val="7D270F9A"/>
    <w:multiLevelType w:val="hybridMultilevel"/>
    <w:tmpl w:val="5A14173A"/>
    <w:lvl w:ilvl="0" w:tplc="870426A4">
      <w:start w:val="1"/>
      <w:numFmt w:val="bullet"/>
      <w:lvlText w:val=""/>
      <w:lvlJc w:val="left"/>
      <w:pPr>
        <w:ind w:left="1080" w:hanging="360"/>
      </w:pPr>
      <w:rPr>
        <w:rFonts w:ascii="Symbol" w:hAnsi="Symbol"/>
      </w:rPr>
    </w:lvl>
    <w:lvl w:ilvl="1" w:tplc="DF0ED1D2">
      <w:start w:val="1"/>
      <w:numFmt w:val="bullet"/>
      <w:lvlText w:val=""/>
      <w:lvlJc w:val="left"/>
      <w:pPr>
        <w:ind w:left="1080" w:hanging="360"/>
      </w:pPr>
      <w:rPr>
        <w:rFonts w:ascii="Symbol" w:hAnsi="Symbol"/>
      </w:rPr>
    </w:lvl>
    <w:lvl w:ilvl="2" w:tplc="FEFE0BDA">
      <w:start w:val="1"/>
      <w:numFmt w:val="bullet"/>
      <w:lvlText w:val=""/>
      <w:lvlJc w:val="left"/>
      <w:pPr>
        <w:ind w:left="1080" w:hanging="360"/>
      </w:pPr>
      <w:rPr>
        <w:rFonts w:ascii="Symbol" w:hAnsi="Symbol"/>
      </w:rPr>
    </w:lvl>
    <w:lvl w:ilvl="3" w:tplc="2F6216EA">
      <w:start w:val="1"/>
      <w:numFmt w:val="bullet"/>
      <w:lvlText w:val=""/>
      <w:lvlJc w:val="left"/>
      <w:pPr>
        <w:ind w:left="1080" w:hanging="360"/>
      </w:pPr>
      <w:rPr>
        <w:rFonts w:ascii="Symbol" w:hAnsi="Symbol"/>
      </w:rPr>
    </w:lvl>
    <w:lvl w:ilvl="4" w:tplc="531E28A0">
      <w:start w:val="1"/>
      <w:numFmt w:val="bullet"/>
      <w:lvlText w:val=""/>
      <w:lvlJc w:val="left"/>
      <w:pPr>
        <w:ind w:left="1080" w:hanging="360"/>
      </w:pPr>
      <w:rPr>
        <w:rFonts w:ascii="Symbol" w:hAnsi="Symbol"/>
      </w:rPr>
    </w:lvl>
    <w:lvl w:ilvl="5" w:tplc="D92CFDF6">
      <w:start w:val="1"/>
      <w:numFmt w:val="bullet"/>
      <w:lvlText w:val=""/>
      <w:lvlJc w:val="left"/>
      <w:pPr>
        <w:ind w:left="1080" w:hanging="360"/>
      </w:pPr>
      <w:rPr>
        <w:rFonts w:ascii="Symbol" w:hAnsi="Symbol"/>
      </w:rPr>
    </w:lvl>
    <w:lvl w:ilvl="6" w:tplc="4CBC30AA">
      <w:start w:val="1"/>
      <w:numFmt w:val="bullet"/>
      <w:lvlText w:val=""/>
      <w:lvlJc w:val="left"/>
      <w:pPr>
        <w:ind w:left="1080" w:hanging="360"/>
      </w:pPr>
      <w:rPr>
        <w:rFonts w:ascii="Symbol" w:hAnsi="Symbol"/>
      </w:rPr>
    </w:lvl>
    <w:lvl w:ilvl="7" w:tplc="74BE04F4">
      <w:start w:val="1"/>
      <w:numFmt w:val="bullet"/>
      <w:lvlText w:val=""/>
      <w:lvlJc w:val="left"/>
      <w:pPr>
        <w:ind w:left="1080" w:hanging="360"/>
      </w:pPr>
      <w:rPr>
        <w:rFonts w:ascii="Symbol" w:hAnsi="Symbol"/>
      </w:rPr>
    </w:lvl>
    <w:lvl w:ilvl="8" w:tplc="4862402C">
      <w:start w:val="1"/>
      <w:numFmt w:val="bullet"/>
      <w:lvlText w:val=""/>
      <w:lvlJc w:val="left"/>
      <w:pPr>
        <w:ind w:left="1080" w:hanging="360"/>
      </w:pPr>
      <w:rPr>
        <w:rFonts w:ascii="Symbol" w:hAnsi="Symbol"/>
      </w:rPr>
    </w:lvl>
  </w:abstractNum>
  <w:abstractNum w:abstractNumId="30" w15:restartNumberingAfterBreak="0">
    <w:nsid w:val="7FB93094"/>
    <w:multiLevelType w:val="hybridMultilevel"/>
    <w:tmpl w:val="907C6AD0"/>
    <w:lvl w:ilvl="0" w:tplc="4C663A6C">
      <w:start w:val="1"/>
      <w:numFmt w:val="bullet"/>
      <w:lvlText w:val=""/>
      <w:lvlJc w:val="left"/>
      <w:pPr>
        <w:ind w:left="1080" w:hanging="360"/>
      </w:pPr>
      <w:rPr>
        <w:rFonts w:ascii="Symbol" w:hAnsi="Symbol"/>
      </w:rPr>
    </w:lvl>
    <w:lvl w:ilvl="1" w:tplc="9B1ACA70">
      <w:start w:val="1"/>
      <w:numFmt w:val="bullet"/>
      <w:lvlText w:val=""/>
      <w:lvlJc w:val="left"/>
      <w:pPr>
        <w:ind w:left="1080" w:hanging="360"/>
      </w:pPr>
      <w:rPr>
        <w:rFonts w:ascii="Symbol" w:hAnsi="Symbol"/>
      </w:rPr>
    </w:lvl>
    <w:lvl w:ilvl="2" w:tplc="A1EEA30E">
      <w:start w:val="1"/>
      <w:numFmt w:val="bullet"/>
      <w:lvlText w:val=""/>
      <w:lvlJc w:val="left"/>
      <w:pPr>
        <w:ind w:left="1080" w:hanging="360"/>
      </w:pPr>
      <w:rPr>
        <w:rFonts w:ascii="Symbol" w:hAnsi="Symbol"/>
      </w:rPr>
    </w:lvl>
    <w:lvl w:ilvl="3" w:tplc="F5766CB4">
      <w:start w:val="1"/>
      <w:numFmt w:val="bullet"/>
      <w:lvlText w:val=""/>
      <w:lvlJc w:val="left"/>
      <w:pPr>
        <w:ind w:left="1080" w:hanging="360"/>
      </w:pPr>
      <w:rPr>
        <w:rFonts w:ascii="Symbol" w:hAnsi="Symbol"/>
      </w:rPr>
    </w:lvl>
    <w:lvl w:ilvl="4" w:tplc="A38A6510">
      <w:start w:val="1"/>
      <w:numFmt w:val="bullet"/>
      <w:lvlText w:val=""/>
      <w:lvlJc w:val="left"/>
      <w:pPr>
        <w:ind w:left="1080" w:hanging="360"/>
      </w:pPr>
      <w:rPr>
        <w:rFonts w:ascii="Symbol" w:hAnsi="Symbol"/>
      </w:rPr>
    </w:lvl>
    <w:lvl w:ilvl="5" w:tplc="7FAA415C">
      <w:start w:val="1"/>
      <w:numFmt w:val="bullet"/>
      <w:lvlText w:val=""/>
      <w:lvlJc w:val="left"/>
      <w:pPr>
        <w:ind w:left="1080" w:hanging="360"/>
      </w:pPr>
      <w:rPr>
        <w:rFonts w:ascii="Symbol" w:hAnsi="Symbol"/>
      </w:rPr>
    </w:lvl>
    <w:lvl w:ilvl="6" w:tplc="DAC6692A">
      <w:start w:val="1"/>
      <w:numFmt w:val="bullet"/>
      <w:lvlText w:val=""/>
      <w:lvlJc w:val="left"/>
      <w:pPr>
        <w:ind w:left="1080" w:hanging="360"/>
      </w:pPr>
      <w:rPr>
        <w:rFonts w:ascii="Symbol" w:hAnsi="Symbol"/>
      </w:rPr>
    </w:lvl>
    <w:lvl w:ilvl="7" w:tplc="CA2E03F4">
      <w:start w:val="1"/>
      <w:numFmt w:val="bullet"/>
      <w:lvlText w:val=""/>
      <w:lvlJc w:val="left"/>
      <w:pPr>
        <w:ind w:left="1080" w:hanging="360"/>
      </w:pPr>
      <w:rPr>
        <w:rFonts w:ascii="Symbol" w:hAnsi="Symbol"/>
      </w:rPr>
    </w:lvl>
    <w:lvl w:ilvl="8" w:tplc="219482FE">
      <w:start w:val="1"/>
      <w:numFmt w:val="bullet"/>
      <w:lvlText w:val=""/>
      <w:lvlJc w:val="left"/>
      <w:pPr>
        <w:ind w:left="1080" w:hanging="360"/>
      </w:pPr>
      <w:rPr>
        <w:rFonts w:ascii="Symbol" w:hAnsi="Symbol"/>
      </w:rPr>
    </w:lvl>
  </w:abstractNum>
  <w:num w:numId="1" w16cid:durableId="1629163050">
    <w:abstractNumId w:val="6"/>
  </w:num>
  <w:num w:numId="2" w16cid:durableId="722018949">
    <w:abstractNumId w:val="20"/>
  </w:num>
  <w:num w:numId="3" w16cid:durableId="393627664">
    <w:abstractNumId w:val="26"/>
  </w:num>
  <w:num w:numId="4" w16cid:durableId="1042942187">
    <w:abstractNumId w:val="3"/>
  </w:num>
  <w:num w:numId="5" w16cid:durableId="1510947299">
    <w:abstractNumId w:val="17"/>
  </w:num>
  <w:num w:numId="6" w16cid:durableId="1577401799">
    <w:abstractNumId w:val="30"/>
  </w:num>
  <w:num w:numId="7" w16cid:durableId="1925722798">
    <w:abstractNumId w:val="18"/>
  </w:num>
  <w:num w:numId="8" w16cid:durableId="2024696743">
    <w:abstractNumId w:val="16"/>
  </w:num>
  <w:num w:numId="9" w16cid:durableId="1678925245">
    <w:abstractNumId w:val="22"/>
  </w:num>
  <w:num w:numId="10" w16cid:durableId="771441245">
    <w:abstractNumId w:val="10"/>
  </w:num>
  <w:num w:numId="11" w16cid:durableId="1437941108">
    <w:abstractNumId w:val="8"/>
  </w:num>
  <w:num w:numId="12" w16cid:durableId="341519703">
    <w:abstractNumId w:val="9"/>
  </w:num>
  <w:num w:numId="13" w16cid:durableId="159007122">
    <w:abstractNumId w:val="12"/>
  </w:num>
  <w:num w:numId="14" w16cid:durableId="1593010179">
    <w:abstractNumId w:val="23"/>
  </w:num>
  <w:num w:numId="15" w16cid:durableId="288515461">
    <w:abstractNumId w:val="29"/>
  </w:num>
  <w:num w:numId="16" w16cid:durableId="2090733926">
    <w:abstractNumId w:val="7"/>
  </w:num>
  <w:num w:numId="17" w16cid:durableId="762653266">
    <w:abstractNumId w:val="1"/>
  </w:num>
  <w:num w:numId="18" w16cid:durableId="1924561089">
    <w:abstractNumId w:val="25"/>
  </w:num>
  <w:num w:numId="19" w16cid:durableId="1291744677">
    <w:abstractNumId w:val="11"/>
  </w:num>
  <w:num w:numId="20" w16cid:durableId="1220020987">
    <w:abstractNumId w:val="28"/>
  </w:num>
  <w:num w:numId="21" w16cid:durableId="1883864031">
    <w:abstractNumId w:val="15"/>
  </w:num>
  <w:num w:numId="22" w16cid:durableId="1101533685">
    <w:abstractNumId w:val="5"/>
  </w:num>
  <w:num w:numId="23" w16cid:durableId="375813418">
    <w:abstractNumId w:val="24"/>
  </w:num>
  <w:num w:numId="24" w16cid:durableId="161045584">
    <w:abstractNumId w:val="21"/>
  </w:num>
  <w:num w:numId="25" w16cid:durableId="964115587">
    <w:abstractNumId w:val="14"/>
  </w:num>
  <w:num w:numId="26" w16cid:durableId="982924610">
    <w:abstractNumId w:val="19"/>
  </w:num>
  <w:num w:numId="27" w16cid:durableId="1062749056">
    <w:abstractNumId w:val="2"/>
  </w:num>
  <w:num w:numId="28" w16cid:durableId="507601366">
    <w:abstractNumId w:val="0"/>
  </w:num>
  <w:num w:numId="29" w16cid:durableId="1147941609">
    <w:abstractNumId w:val="4"/>
  </w:num>
  <w:num w:numId="30" w16cid:durableId="2027444561">
    <w:abstractNumId w:val="13"/>
  </w:num>
  <w:num w:numId="31" w16cid:durableId="641084232">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kse, Camilla">
    <w15:presenceInfo w15:providerId="AD" w15:userId="S::vi1295@vetinst.no::e3e6bbae-d80c-41fc-9e8b-d6609f4c3267"/>
  </w15:person>
  <w15:person w15:author="Mo, Solveig Sølverød">
    <w15:presenceInfo w15:providerId="AD" w15:userId="S::vi1407@vetinst.no::217bd96d-82d8-45d8-8c0b-df0b2b9e67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503"/>
    <w:rsid w:val="00002A67"/>
    <w:rsid w:val="0000338E"/>
    <w:rsid w:val="000048F8"/>
    <w:rsid w:val="000115B6"/>
    <w:rsid w:val="000200E6"/>
    <w:rsid w:val="000246F1"/>
    <w:rsid w:val="00027FB7"/>
    <w:rsid w:val="00036627"/>
    <w:rsid w:val="0003796C"/>
    <w:rsid w:val="000402B8"/>
    <w:rsid w:val="00042570"/>
    <w:rsid w:val="00051707"/>
    <w:rsid w:val="0005191F"/>
    <w:rsid w:val="000551CD"/>
    <w:rsid w:val="00055845"/>
    <w:rsid w:val="00055FEE"/>
    <w:rsid w:val="00061559"/>
    <w:rsid w:val="0006665E"/>
    <w:rsid w:val="00073B54"/>
    <w:rsid w:val="000770DF"/>
    <w:rsid w:val="00095055"/>
    <w:rsid w:val="00095E2F"/>
    <w:rsid w:val="000A08EB"/>
    <w:rsid w:val="000A27D5"/>
    <w:rsid w:val="000A324D"/>
    <w:rsid w:val="000B10E7"/>
    <w:rsid w:val="000C1D2F"/>
    <w:rsid w:val="000C1E25"/>
    <w:rsid w:val="000C5107"/>
    <w:rsid w:val="000D7821"/>
    <w:rsid w:val="000E075C"/>
    <w:rsid w:val="000E31FD"/>
    <w:rsid w:val="000E5862"/>
    <w:rsid w:val="000F437F"/>
    <w:rsid w:val="000F4E0E"/>
    <w:rsid w:val="000F7E0C"/>
    <w:rsid w:val="001000F5"/>
    <w:rsid w:val="0010717F"/>
    <w:rsid w:val="00110441"/>
    <w:rsid w:val="00112D64"/>
    <w:rsid w:val="00113E18"/>
    <w:rsid w:val="0011462D"/>
    <w:rsid w:val="00122582"/>
    <w:rsid w:val="00131CC4"/>
    <w:rsid w:val="00144896"/>
    <w:rsid w:val="00146288"/>
    <w:rsid w:val="00154D99"/>
    <w:rsid w:val="001604EF"/>
    <w:rsid w:val="00175075"/>
    <w:rsid w:val="001768B3"/>
    <w:rsid w:val="0018791D"/>
    <w:rsid w:val="001971A8"/>
    <w:rsid w:val="001A21DC"/>
    <w:rsid w:val="001A53C4"/>
    <w:rsid w:val="001A5FA7"/>
    <w:rsid w:val="001B18F0"/>
    <w:rsid w:val="001B632B"/>
    <w:rsid w:val="001C430F"/>
    <w:rsid w:val="001D1708"/>
    <w:rsid w:val="001D1968"/>
    <w:rsid w:val="001D5B24"/>
    <w:rsid w:val="001E2E71"/>
    <w:rsid w:val="001E59D1"/>
    <w:rsid w:val="001E71D2"/>
    <w:rsid w:val="001F2742"/>
    <w:rsid w:val="001F2C33"/>
    <w:rsid w:val="001F305C"/>
    <w:rsid w:val="001F30F0"/>
    <w:rsid w:val="001F324E"/>
    <w:rsid w:val="001F54CA"/>
    <w:rsid w:val="001F5B1F"/>
    <w:rsid w:val="002019F2"/>
    <w:rsid w:val="00233D1A"/>
    <w:rsid w:val="00234921"/>
    <w:rsid w:val="0026493B"/>
    <w:rsid w:val="00267EAF"/>
    <w:rsid w:val="002709AA"/>
    <w:rsid w:val="00287F34"/>
    <w:rsid w:val="00290B2F"/>
    <w:rsid w:val="002A316C"/>
    <w:rsid w:val="002A5224"/>
    <w:rsid w:val="002B1068"/>
    <w:rsid w:val="002B1130"/>
    <w:rsid w:val="002B7703"/>
    <w:rsid w:val="002B7B1A"/>
    <w:rsid w:val="002B7D0D"/>
    <w:rsid w:val="002D387B"/>
    <w:rsid w:val="002D3E2A"/>
    <w:rsid w:val="002D6173"/>
    <w:rsid w:val="002D62F6"/>
    <w:rsid w:val="002D6B22"/>
    <w:rsid w:val="002F1718"/>
    <w:rsid w:val="002F1B51"/>
    <w:rsid w:val="0030059C"/>
    <w:rsid w:val="003009ED"/>
    <w:rsid w:val="00301667"/>
    <w:rsid w:val="00302BE5"/>
    <w:rsid w:val="00302E2C"/>
    <w:rsid w:val="00304190"/>
    <w:rsid w:val="003043FA"/>
    <w:rsid w:val="00316503"/>
    <w:rsid w:val="00316CEC"/>
    <w:rsid w:val="00325CB7"/>
    <w:rsid w:val="00332E2B"/>
    <w:rsid w:val="00345BE7"/>
    <w:rsid w:val="00346FDF"/>
    <w:rsid w:val="003476BD"/>
    <w:rsid w:val="0035027D"/>
    <w:rsid w:val="00357859"/>
    <w:rsid w:val="00357F00"/>
    <w:rsid w:val="00357F97"/>
    <w:rsid w:val="00363273"/>
    <w:rsid w:val="00370BBE"/>
    <w:rsid w:val="003726F2"/>
    <w:rsid w:val="0038002E"/>
    <w:rsid w:val="003806A7"/>
    <w:rsid w:val="00380883"/>
    <w:rsid w:val="003856E5"/>
    <w:rsid w:val="003913A3"/>
    <w:rsid w:val="00394311"/>
    <w:rsid w:val="00394F2B"/>
    <w:rsid w:val="00395467"/>
    <w:rsid w:val="00396BAF"/>
    <w:rsid w:val="003A5854"/>
    <w:rsid w:val="003A60ED"/>
    <w:rsid w:val="003A7E20"/>
    <w:rsid w:val="003C0278"/>
    <w:rsid w:val="003C167E"/>
    <w:rsid w:val="003C213E"/>
    <w:rsid w:val="003C7ABB"/>
    <w:rsid w:val="003D30B9"/>
    <w:rsid w:val="003D5A48"/>
    <w:rsid w:val="003D6EA8"/>
    <w:rsid w:val="00404D6D"/>
    <w:rsid w:val="00422D2A"/>
    <w:rsid w:val="00425ACB"/>
    <w:rsid w:val="00433E33"/>
    <w:rsid w:val="00437039"/>
    <w:rsid w:val="004544C6"/>
    <w:rsid w:val="00455F74"/>
    <w:rsid w:val="00470B93"/>
    <w:rsid w:val="004739AE"/>
    <w:rsid w:val="0047445B"/>
    <w:rsid w:val="00475EAF"/>
    <w:rsid w:val="00484336"/>
    <w:rsid w:val="00484F18"/>
    <w:rsid w:val="00493D50"/>
    <w:rsid w:val="00494325"/>
    <w:rsid w:val="00496674"/>
    <w:rsid w:val="004B1BE9"/>
    <w:rsid w:val="004B3161"/>
    <w:rsid w:val="004C120F"/>
    <w:rsid w:val="004C1CB0"/>
    <w:rsid w:val="004C2A8A"/>
    <w:rsid w:val="004C5654"/>
    <w:rsid w:val="004C7EDC"/>
    <w:rsid w:val="004D0904"/>
    <w:rsid w:val="004D3CBB"/>
    <w:rsid w:val="004D4455"/>
    <w:rsid w:val="004E4866"/>
    <w:rsid w:val="00501E71"/>
    <w:rsid w:val="00504DC9"/>
    <w:rsid w:val="005072D6"/>
    <w:rsid w:val="0051046F"/>
    <w:rsid w:val="00510662"/>
    <w:rsid w:val="005141B9"/>
    <w:rsid w:val="00515911"/>
    <w:rsid w:val="005216B0"/>
    <w:rsid w:val="00526A5D"/>
    <w:rsid w:val="0053140F"/>
    <w:rsid w:val="00532A53"/>
    <w:rsid w:val="00534AA9"/>
    <w:rsid w:val="00534E3A"/>
    <w:rsid w:val="00553905"/>
    <w:rsid w:val="00554281"/>
    <w:rsid w:val="00554C14"/>
    <w:rsid w:val="00556713"/>
    <w:rsid w:val="00561521"/>
    <w:rsid w:val="00566577"/>
    <w:rsid w:val="005774D9"/>
    <w:rsid w:val="00577EF1"/>
    <w:rsid w:val="005871F5"/>
    <w:rsid w:val="00590884"/>
    <w:rsid w:val="00592E9B"/>
    <w:rsid w:val="00596857"/>
    <w:rsid w:val="005975DF"/>
    <w:rsid w:val="005A0F7B"/>
    <w:rsid w:val="005A74CE"/>
    <w:rsid w:val="005B19D1"/>
    <w:rsid w:val="005B6466"/>
    <w:rsid w:val="005C7F5A"/>
    <w:rsid w:val="005E0C3B"/>
    <w:rsid w:val="005E3912"/>
    <w:rsid w:val="005E5135"/>
    <w:rsid w:val="005F1455"/>
    <w:rsid w:val="005F14C0"/>
    <w:rsid w:val="005F2639"/>
    <w:rsid w:val="005F64C4"/>
    <w:rsid w:val="005F7EE2"/>
    <w:rsid w:val="00602C5C"/>
    <w:rsid w:val="00614044"/>
    <w:rsid w:val="00623B4C"/>
    <w:rsid w:val="00633387"/>
    <w:rsid w:val="0065429D"/>
    <w:rsid w:val="00660A06"/>
    <w:rsid w:val="0066476A"/>
    <w:rsid w:val="00664EED"/>
    <w:rsid w:val="00667124"/>
    <w:rsid w:val="00667484"/>
    <w:rsid w:val="0066770C"/>
    <w:rsid w:val="006A64E3"/>
    <w:rsid w:val="006A70A6"/>
    <w:rsid w:val="006B1586"/>
    <w:rsid w:val="006B7BC2"/>
    <w:rsid w:val="006C6193"/>
    <w:rsid w:val="006E0876"/>
    <w:rsid w:val="006E0C46"/>
    <w:rsid w:val="006E3F70"/>
    <w:rsid w:val="006F476E"/>
    <w:rsid w:val="006F6188"/>
    <w:rsid w:val="00706C33"/>
    <w:rsid w:val="0071665B"/>
    <w:rsid w:val="00720CC4"/>
    <w:rsid w:val="00721DA9"/>
    <w:rsid w:val="0072350D"/>
    <w:rsid w:val="007253F4"/>
    <w:rsid w:val="007356F4"/>
    <w:rsid w:val="00736881"/>
    <w:rsid w:val="00741201"/>
    <w:rsid w:val="007448FE"/>
    <w:rsid w:val="0075056D"/>
    <w:rsid w:val="00750D83"/>
    <w:rsid w:val="007554AB"/>
    <w:rsid w:val="00760F41"/>
    <w:rsid w:val="00767B3C"/>
    <w:rsid w:val="00767E48"/>
    <w:rsid w:val="00770806"/>
    <w:rsid w:val="0077127D"/>
    <w:rsid w:val="00774372"/>
    <w:rsid w:val="00780CC2"/>
    <w:rsid w:val="00783DFE"/>
    <w:rsid w:val="007876E8"/>
    <w:rsid w:val="00791B01"/>
    <w:rsid w:val="00794EAD"/>
    <w:rsid w:val="007A0B05"/>
    <w:rsid w:val="007A2038"/>
    <w:rsid w:val="007A2155"/>
    <w:rsid w:val="007B0240"/>
    <w:rsid w:val="007C0EE9"/>
    <w:rsid w:val="007E045E"/>
    <w:rsid w:val="007F4297"/>
    <w:rsid w:val="007F5939"/>
    <w:rsid w:val="00814F8A"/>
    <w:rsid w:val="00815A53"/>
    <w:rsid w:val="00820115"/>
    <w:rsid w:val="00824429"/>
    <w:rsid w:val="0083226A"/>
    <w:rsid w:val="00833EE9"/>
    <w:rsid w:val="00845066"/>
    <w:rsid w:val="00847F7A"/>
    <w:rsid w:val="00864E17"/>
    <w:rsid w:val="0086536C"/>
    <w:rsid w:val="008672D4"/>
    <w:rsid w:val="00874AE7"/>
    <w:rsid w:val="008766C3"/>
    <w:rsid w:val="00880731"/>
    <w:rsid w:val="008878B0"/>
    <w:rsid w:val="00890766"/>
    <w:rsid w:val="008956F9"/>
    <w:rsid w:val="00896D49"/>
    <w:rsid w:val="008A2DF8"/>
    <w:rsid w:val="008B4E8B"/>
    <w:rsid w:val="008C26F6"/>
    <w:rsid w:val="008C4D0D"/>
    <w:rsid w:val="008C4FE1"/>
    <w:rsid w:val="008C6E87"/>
    <w:rsid w:val="008D0CFF"/>
    <w:rsid w:val="008E2E07"/>
    <w:rsid w:val="008E4C7D"/>
    <w:rsid w:val="008E5B81"/>
    <w:rsid w:val="008E6195"/>
    <w:rsid w:val="008F6D98"/>
    <w:rsid w:val="009102BA"/>
    <w:rsid w:val="00912343"/>
    <w:rsid w:val="0091373D"/>
    <w:rsid w:val="00913D80"/>
    <w:rsid w:val="009266FF"/>
    <w:rsid w:val="00927D37"/>
    <w:rsid w:val="00931724"/>
    <w:rsid w:val="00935DD0"/>
    <w:rsid w:val="00936155"/>
    <w:rsid w:val="00954F7F"/>
    <w:rsid w:val="00962C25"/>
    <w:rsid w:val="009716C7"/>
    <w:rsid w:val="009776AF"/>
    <w:rsid w:val="00990809"/>
    <w:rsid w:val="00992055"/>
    <w:rsid w:val="00993B58"/>
    <w:rsid w:val="009A0BAB"/>
    <w:rsid w:val="009A15AA"/>
    <w:rsid w:val="009A5333"/>
    <w:rsid w:val="009B326C"/>
    <w:rsid w:val="009C1F36"/>
    <w:rsid w:val="009C322F"/>
    <w:rsid w:val="009C61DF"/>
    <w:rsid w:val="009D29AA"/>
    <w:rsid w:val="009D2CF8"/>
    <w:rsid w:val="009D3F7E"/>
    <w:rsid w:val="009E203E"/>
    <w:rsid w:val="009E3E09"/>
    <w:rsid w:val="009F03B3"/>
    <w:rsid w:val="009F5F41"/>
    <w:rsid w:val="00A120AB"/>
    <w:rsid w:val="00A1556F"/>
    <w:rsid w:val="00A1781E"/>
    <w:rsid w:val="00A242A2"/>
    <w:rsid w:val="00A27C90"/>
    <w:rsid w:val="00A31528"/>
    <w:rsid w:val="00A46474"/>
    <w:rsid w:val="00A46E47"/>
    <w:rsid w:val="00A63DE8"/>
    <w:rsid w:val="00A65021"/>
    <w:rsid w:val="00A6634A"/>
    <w:rsid w:val="00A7071D"/>
    <w:rsid w:val="00A71B75"/>
    <w:rsid w:val="00A75BD2"/>
    <w:rsid w:val="00A92134"/>
    <w:rsid w:val="00A93E8F"/>
    <w:rsid w:val="00A941D7"/>
    <w:rsid w:val="00AA1D80"/>
    <w:rsid w:val="00AA63B2"/>
    <w:rsid w:val="00AB03FA"/>
    <w:rsid w:val="00AB4A35"/>
    <w:rsid w:val="00AB7E98"/>
    <w:rsid w:val="00AC2EAC"/>
    <w:rsid w:val="00AC40C7"/>
    <w:rsid w:val="00AC55D2"/>
    <w:rsid w:val="00AC6F5B"/>
    <w:rsid w:val="00AD23D3"/>
    <w:rsid w:val="00AE5447"/>
    <w:rsid w:val="00AF33C8"/>
    <w:rsid w:val="00AF3B0A"/>
    <w:rsid w:val="00B03419"/>
    <w:rsid w:val="00B062DB"/>
    <w:rsid w:val="00B10EA1"/>
    <w:rsid w:val="00B110C1"/>
    <w:rsid w:val="00B15423"/>
    <w:rsid w:val="00B15BED"/>
    <w:rsid w:val="00B17716"/>
    <w:rsid w:val="00B2237F"/>
    <w:rsid w:val="00B31A36"/>
    <w:rsid w:val="00B33FB7"/>
    <w:rsid w:val="00B3473D"/>
    <w:rsid w:val="00B422D1"/>
    <w:rsid w:val="00B46397"/>
    <w:rsid w:val="00B474FC"/>
    <w:rsid w:val="00B51036"/>
    <w:rsid w:val="00B771DD"/>
    <w:rsid w:val="00B8210D"/>
    <w:rsid w:val="00B83AC0"/>
    <w:rsid w:val="00B915EF"/>
    <w:rsid w:val="00B92B49"/>
    <w:rsid w:val="00BA1F1C"/>
    <w:rsid w:val="00BB203E"/>
    <w:rsid w:val="00BB4E2F"/>
    <w:rsid w:val="00BB787C"/>
    <w:rsid w:val="00BC0640"/>
    <w:rsid w:val="00BC2A9C"/>
    <w:rsid w:val="00BD0009"/>
    <w:rsid w:val="00BD1AFF"/>
    <w:rsid w:val="00BD3315"/>
    <w:rsid w:val="00BE25E7"/>
    <w:rsid w:val="00BE4056"/>
    <w:rsid w:val="00BF1268"/>
    <w:rsid w:val="00BF328B"/>
    <w:rsid w:val="00BF5F83"/>
    <w:rsid w:val="00C028FB"/>
    <w:rsid w:val="00C0421F"/>
    <w:rsid w:val="00C07433"/>
    <w:rsid w:val="00C126AE"/>
    <w:rsid w:val="00C20112"/>
    <w:rsid w:val="00C20FBF"/>
    <w:rsid w:val="00C21CFE"/>
    <w:rsid w:val="00C22871"/>
    <w:rsid w:val="00C348E2"/>
    <w:rsid w:val="00C35EEB"/>
    <w:rsid w:val="00C36364"/>
    <w:rsid w:val="00C41387"/>
    <w:rsid w:val="00C43D35"/>
    <w:rsid w:val="00C46E8C"/>
    <w:rsid w:val="00C478FE"/>
    <w:rsid w:val="00C50B3B"/>
    <w:rsid w:val="00C51D0E"/>
    <w:rsid w:val="00C536D9"/>
    <w:rsid w:val="00C6124A"/>
    <w:rsid w:val="00C616F4"/>
    <w:rsid w:val="00C71B22"/>
    <w:rsid w:val="00C76429"/>
    <w:rsid w:val="00C825A0"/>
    <w:rsid w:val="00C84D56"/>
    <w:rsid w:val="00C85B3B"/>
    <w:rsid w:val="00C908F5"/>
    <w:rsid w:val="00C94233"/>
    <w:rsid w:val="00C965D6"/>
    <w:rsid w:val="00C96916"/>
    <w:rsid w:val="00C96A8C"/>
    <w:rsid w:val="00CA31AE"/>
    <w:rsid w:val="00CB340D"/>
    <w:rsid w:val="00CC1956"/>
    <w:rsid w:val="00CC30FC"/>
    <w:rsid w:val="00CC53CC"/>
    <w:rsid w:val="00CD304B"/>
    <w:rsid w:val="00CD365F"/>
    <w:rsid w:val="00CE5038"/>
    <w:rsid w:val="00CF155F"/>
    <w:rsid w:val="00CF4125"/>
    <w:rsid w:val="00CF5889"/>
    <w:rsid w:val="00D010F6"/>
    <w:rsid w:val="00D01152"/>
    <w:rsid w:val="00D02A49"/>
    <w:rsid w:val="00D11B8F"/>
    <w:rsid w:val="00D1360F"/>
    <w:rsid w:val="00D13B7D"/>
    <w:rsid w:val="00D17D58"/>
    <w:rsid w:val="00D24E08"/>
    <w:rsid w:val="00D30229"/>
    <w:rsid w:val="00D30387"/>
    <w:rsid w:val="00D37D9C"/>
    <w:rsid w:val="00D37F04"/>
    <w:rsid w:val="00D40934"/>
    <w:rsid w:val="00D44103"/>
    <w:rsid w:val="00D62CD4"/>
    <w:rsid w:val="00D65061"/>
    <w:rsid w:val="00D67D75"/>
    <w:rsid w:val="00D72AF0"/>
    <w:rsid w:val="00D85202"/>
    <w:rsid w:val="00D95DB5"/>
    <w:rsid w:val="00D97FEF"/>
    <w:rsid w:val="00DC6DB1"/>
    <w:rsid w:val="00DD1798"/>
    <w:rsid w:val="00DD3635"/>
    <w:rsid w:val="00DE0EEB"/>
    <w:rsid w:val="00DE2CC5"/>
    <w:rsid w:val="00DE5FF8"/>
    <w:rsid w:val="00E001A2"/>
    <w:rsid w:val="00E02538"/>
    <w:rsid w:val="00E027CB"/>
    <w:rsid w:val="00E1053D"/>
    <w:rsid w:val="00E15905"/>
    <w:rsid w:val="00E1769F"/>
    <w:rsid w:val="00E20076"/>
    <w:rsid w:val="00E276C3"/>
    <w:rsid w:val="00E345B1"/>
    <w:rsid w:val="00E36B44"/>
    <w:rsid w:val="00E36D3A"/>
    <w:rsid w:val="00E46D46"/>
    <w:rsid w:val="00E5673E"/>
    <w:rsid w:val="00E570AE"/>
    <w:rsid w:val="00E71A67"/>
    <w:rsid w:val="00E8629A"/>
    <w:rsid w:val="00E87DE1"/>
    <w:rsid w:val="00E9103E"/>
    <w:rsid w:val="00E93515"/>
    <w:rsid w:val="00E93D7F"/>
    <w:rsid w:val="00EA3AD5"/>
    <w:rsid w:val="00EA3B3F"/>
    <w:rsid w:val="00EA432E"/>
    <w:rsid w:val="00EB1B18"/>
    <w:rsid w:val="00EB6548"/>
    <w:rsid w:val="00EC0D8C"/>
    <w:rsid w:val="00EC2933"/>
    <w:rsid w:val="00EC2ED1"/>
    <w:rsid w:val="00EC3D40"/>
    <w:rsid w:val="00ED080C"/>
    <w:rsid w:val="00ED450C"/>
    <w:rsid w:val="00EF2E23"/>
    <w:rsid w:val="00EF60F2"/>
    <w:rsid w:val="00EF6861"/>
    <w:rsid w:val="00F007EE"/>
    <w:rsid w:val="00F13C76"/>
    <w:rsid w:val="00F22FDF"/>
    <w:rsid w:val="00F25CB3"/>
    <w:rsid w:val="00F33AF7"/>
    <w:rsid w:val="00F36996"/>
    <w:rsid w:val="00F4708D"/>
    <w:rsid w:val="00F512A0"/>
    <w:rsid w:val="00F60895"/>
    <w:rsid w:val="00F70308"/>
    <w:rsid w:val="00F72C27"/>
    <w:rsid w:val="00F747E5"/>
    <w:rsid w:val="00F8191C"/>
    <w:rsid w:val="00F84EF5"/>
    <w:rsid w:val="00F87520"/>
    <w:rsid w:val="00F96ABC"/>
    <w:rsid w:val="00FA0AD7"/>
    <w:rsid w:val="00FA2045"/>
    <w:rsid w:val="00FA2052"/>
    <w:rsid w:val="00FC3C94"/>
    <w:rsid w:val="00FF733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4975"/>
  <w15:chartTrackingRefBased/>
  <w15:docId w15:val="{CDB3C095-0CD2-461D-A26C-243D07FD9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inorBidi"/>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074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C074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C074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Overskrift4">
    <w:name w:val="heading 4"/>
    <w:basedOn w:val="Normal"/>
    <w:next w:val="Normal"/>
    <w:link w:val="Overskrift4Tegn"/>
    <w:uiPriority w:val="9"/>
    <w:unhideWhenUsed/>
    <w:qFormat/>
    <w:rsid w:val="001225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Merknadsreferanse">
    <w:name w:val="annotation reference"/>
    <w:basedOn w:val="Standardskriftforavsnitt"/>
    <w:uiPriority w:val="99"/>
    <w:semiHidden/>
    <w:unhideWhenUsed/>
    <w:rsid w:val="00D24E08"/>
    <w:rPr>
      <w:sz w:val="16"/>
      <w:szCs w:val="16"/>
    </w:rPr>
  </w:style>
  <w:style w:type="paragraph" w:styleId="Merknadstekst">
    <w:name w:val="annotation text"/>
    <w:basedOn w:val="Normal"/>
    <w:link w:val="MerknadstekstTegn"/>
    <w:uiPriority w:val="99"/>
    <w:unhideWhenUsed/>
    <w:rsid w:val="00D24E08"/>
    <w:pPr>
      <w:spacing w:line="240" w:lineRule="auto"/>
    </w:pPr>
    <w:rPr>
      <w:szCs w:val="20"/>
    </w:rPr>
  </w:style>
  <w:style w:type="character" w:customStyle="1" w:styleId="MerknadstekstTegn">
    <w:name w:val="Merknadstekst Tegn"/>
    <w:basedOn w:val="Standardskriftforavsnitt"/>
    <w:link w:val="Merknadstekst"/>
    <w:uiPriority w:val="99"/>
    <w:rsid w:val="00D24E08"/>
    <w:rPr>
      <w:szCs w:val="20"/>
    </w:rPr>
  </w:style>
  <w:style w:type="paragraph" w:styleId="Kommentaremne">
    <w:name w:val="annotation subject"/>
    <w:basedOn w:val="Merknadstekst"/>
    <w:next w:val="Merknadstekst"/>
    <w:link w:val="KommentaremneTegn"/>
    <w:uiPriority w:val="99"/>
    <w:semiHidden/>
    <w:unhideWhenUsed/>
    <w:rsid w:val="00D24E08"/>
    <w:rPr>
      <w:b/>
      <w:bCs/>
    </w:rPr>
  </w:style>
  <w:style w:type="character" w:customStyle="1" w:styleId="KommentaremneTegn">
    <w:name w:val="Kommentaremne Tegn"/>
    <w:basedOn w:val="MerknadstekstTegn"/>
    <w:link w:val="Kommentaremne"/>
    <w:uiPriority w:val="99"/>
    <w:semiHidden/>
    <w:rsid w:val="00D24E08"/>
    <w:rPr>
      <w:b/>
      <w:bCs/>
      <w:szCs w:val="20"/>
    </w:rPr>
  </w:style>
  <w:style w:type="character" w:styleId="Hyperkobling">
    <w:name w:val="Hyperlink"/>
    <w:basedOn w:val="Standardskriftforavsnitt"/>
    <w:uiPriority w:val="99"/>
    <w:unhideWhenUsed/>
    <w:rsid w:val="00C908F5"/>
    <w:rPr>
      <w:color w:val="0563C1" w:themeColor="hyperlink"/>
      <w:u w:val="single"/>
    </w:rPr>
  </w:style>
  <w:style w:type="character" w:styleId="Ulstomtale">
    <w:name w:val="Unresolved Mention"/>
    <w:basedOn w:val="Standardskriftforavsnitt"/>
    <w:uiPriority w:val="99"/>
    <w:semiHidden/>
    <w:unhideWhenUsed/>
    <w:rsid w:val="00C908F5"/>
    <w:rPr>
      <w:color w:val="605E5C"/>
      <w:shd w:val="clear" w:color="auto" w:fill="E1DFDD"/>
    </w:rPr>
  </w:style>
  <w:style w:type="paragraph" w:styleId="Listeavsnitt">
    <w:name w:val="List Paragraph"/>
    <w:basedOn w:val="Normal"/>
    <w:uiPriority w:val="34"/>
    <w:qFormat/>
    <w:rsid w:val="00F007EE"/>
    <w:pPr>
      <w:ind w:left="720"/>
      <w:contextualSpacing/>
    </w:pPr>
  </w:style>
  <w:style w:type="paragraph" w:styleId="Revisjon">
    <w:name w:val="Revision"/>
    <w:hidden/>
    <w:uiPriority w:val="99"/>
    <w:semiHidden/>
    <w:rsid w:val="00B10EA1"/>
    <w:pPr>
      <w:spacing w:after="0" w:line="240" w:lineRule="auto"/>
    </w:pPr>
  </w:style>
  <w:style w:type="character" w:customStyle="1" w:styleId="Overskrift1Tegn">
    <w:name w:val="Overskrift 1 Tegn"/>
    <w:basedOn w:val="Standardskriftforavsnitt"/>
    <w:link w:val="Overskrift1"/>
    <w:uiPriority w:val="9"/>
    <w:rsid w:val="00C07433"/>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foravsnitt"/>
    <w:link w:val="Overskrift2"/>
    <w:uiPriority w:val="9"/>
    <w:rsid w:val="00C07433"/>
    <w:rPr>
      <w:rFonts w:asciiTheme="majorHAnsi" w:eastAsiaTheme="majorEastAsia" w:hAnsiTheme="majorHAnsi" w:cstheme="majorBidi"/>
      <w:color w:val="2E74B5" w:themeColor="accent1" w:themeShade="BF"/>
      <w:sz w:val="26"/>
      <w:szCs w:val="26"/>
    </w:rPr>
  </w:style>
  <w:style w:type="character" w:customStyle="1" w:styleId="Overskrift3Tegn">
    <w:name w:val="Overskrift 3 Tegn"/>
    <w:basedOn w:val="Standardskriftforavsnitt"/>
    <w:link w:val="Overskrift3"/>
    <w:uiPriority w:val="9"/>
    <w:rsid w:val="00C07433"/>
    <w:rPr>
      <w:rFonts w:asciiTheme="majorHAnsi" w:eastAsiaTheme="majorEastAsia" w:hAnsiTheme="majorHAnsi" w:cstheme="majorBidi"/>
      <w:color w:val="1F4D78" w:themeColor="accent1" w:themeShade="7F"/>
      <w:sz w:val="24"/>
      <w:szCs w:val="24"/>
    </w:rPr>
  </w:style>
  <w:style w:type="character" w:customStyle="1" w:styleId="Overskrift4Tegn">
    <w:name w:val="Overskrift 4 Tegn"/>
    <w:basedOn w:val="Standardskriftforavsnitt"/>
    <w:link w:val="Overskrift4"/>
    <w:uiPriority w:val="9"/>
    <w:rsid w:val="00122582"/>
    <w:rPr>
      <w:rFonts w:asciiTheme="majorHAnsi" w:eastAsiaTheme="majorEastAsia" w:hAnsiTheme="majorHAnsi" w:cstheme="majorBidi"/>
      <w:i/>
      <w:iCs/>
      <w:color w:val="2E74B5" w:themeColor="accent1" w:themeShade="BF"/>
    </w:rPr>
  </w:style>
  <w:style w:type="paragraph" w:styleId="Topptekst">
    <w:name w:val="header"/>
    <w:basedOn w:val="Normal"/>
    <w:link w:val="TopptekstTegn"/>
    <w:uiPriority w:val="99"/>
    <w:unhideWhenUsed/>
    <w:rsid w:val="004C7EDC"/>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C7EDC"/>
  </w:style>
  <w:style w:type="paragraph" w:styleId="Bunntekst">
    <w:name w:val="footer"/>
    <w:basedOn w:val="Normal"/>
    <w:link w:val="BunntekstTegn"/>
    <w:uiPriority w:val="99"/>
    <w:unhideWhenUsed/>
    <w:rsid w:val="004C7EDC"/>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4C7EDC"/>
  </w:style>
  <w:style w:type="character" w:styleId="Linjenummer">
    <w:name w:val="line number"/>
    <w:basedOn w:val="Standardskriftforavsnitt"/>
    <w:uiPriority w:val="99"/>
    <w:semiHidden/>
    <w:unhideWhenUsed/>
    <w:rsid w:val="004C7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9803">
      <w:bodyDiv w:val="1"/>
      <w:marLeft w:val="0"/>
      <w:marRight w:val="0"/>
      <w:marTop w:val="0"/>
      <w:marBottom w:val="0"/>
      <w:divBdr>
        <w:top w:val="none" w:sz="0" w:space="0" w:color="auto"/>
        <w:left w:val="none" w:sz="0" w:space="0" w:color="auto"/>
        <w:bottom w:val="none" w:sz="0" w:space="0" w:color="auto"/>
        <w:right w:val="none" w:sz="0" w:space="0" w:color="auto"/>
      </w:divBdr>
    </w:div>
    <w:div w:id="596060202">
      <w:bodyDiv w:val="1"/>
      <w:marLeft w:val="0"/>
      <w:marRight w:val="0"/>
      <w:marTop w:val="0"/>
      <w:marBottom w:val="0"/>
      <w:divBdr>
        <w:top w:val="none" w:sz="0" w:space="0" w:color="auto"/>
        <w:left w:val="none" w:sz="0" w:space="0" w:color="auto"/>
        <w:bottom w:val="none" w:sz="0" w:space="0" w:color="auto"/>
        <w:right w:val="none" w:sz="0" w:space="0" w:color="auto"/>
      </w:divBdr>
    </w:div>
    <w:div w:id="983048908">
      <w:bodyDiv w:val="1"/>
      <w:marLeft w:val="0"/>
      <w:marRight w:val="0"/>
      <w:marTop w:val="0"/>
      <w:marBottom w:val="0"/>
      <w:divBdr>
        <w:top w:val="none" w:sz="0" w:space="0" w:color="auto"/>
        <w:left w:val="none" w:sz="0" w:space="0" w:color="auto"/>
        <w:bottom w:val="none" w:sz="0" w:space="0" w:color="auto"/>
        <w:right w:val="none" w:sz="0" w:space="0" w:color="auto"/>
      </w:divBdr>
    </w:div>
    <w:div w:id="212199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1093/molbev/msu300" TargetMode="External"/><Relationship Id="rId13" Type="http://schemas.openxmlformats.org/officeDocument/2006/relationships/hyperlink" Target="https://www.sciencedirect.com/science/article/pii/S0378113525002524" TargetMode="External"/><Relationship Id="rId3" Type="http://schemas.openxmlformats.org/officeDocument/2006/relationships/hyperlink" Target="https://doi.org/10.21105/joss.04677" TargetMode="External"/><Relationship Id="rId7" Type="http://schemas.openxmlformats.org/officeDocument/2006/relationships/hyperlink" Target="https://doi.org/10.1099/mgen.0.000056" TargetMode="External"/><Relationship Id="rId12" Type="http://schemas.openxmlformats.org/officeDocument/2006/relationships/hyperlink" Target="https://doi.org/10.1111/2041-210X.12628" TargetMode="External"/><Relationship Id="rId2" Type="http://schemas.openxmlformats.org/officeDocument/2006/relationships/hyperlink" Target="https://link.springer.com/content/pdf/10.1186/s13567-023-01140-6.pdf" TargetMode="External"/><Relationship Id="rId16" Type="http://schemas.openxmlformats.org/officeDocument/2006/relationships/hyperlink" Target="https://drive.google.com/file/d/1E5gnSbzqH8XEbmkj-BUNGKGY6PMaQMcf/view?pli=1" TargetMode="External"/><Relationship Id="rId1" Type="http://schemas.openxmlformats.org/officeDocument/2006/relationships/hyperlink" Target="https://www.sciencedirect.com/science/article/pii/S0378113522000487" TargetMode="External"/><Relationship Id="rId6" Type="http://schemas.openxmlformats.org/officeDocument/2006/relationships/hyperlink" Target="https://github.com/kwongj/maskrc-svg" TargetMode="External"/><Relationship Id="rId11" Type="http://schemas.openxmlformats.org/officeDocument/2006/relationships/hyperlink" Target="https://github.com/tseemann/snp-dists" TargetMode="External"/><Relationship Id="rId5" Type="http://schemas.openxmlformats.org/officeDocument/2006/relationships/hyperlink" Target="https://doi.org/10.1093/nar/gku1196" TargetMode="External"/><Relationship Id="rId15" Type="http://schemas.openxmlformats.org/officeDocument/2006/relationships/hyperlink" Target="https://www.sciencedirect.com/science/article/pii/S0378113520310610" TargetMode="External"/><Relationship Id="rId10" Type="http://schemas.openxmlformats.org/officeDocument/2006/relationships/hyperlink" Target="https://doi.org/10.1093/molbev/msx281" TargetMode="External"/><Relationship Id="rId4" Type="http://schemas.openxmlformats.org/officeDocument/2006/relationships/hyperlink" Target="https://doi.org/10.1186/s13059-014-0524-x" TargetMode="External"/><Relationship Id="rId9" Type="http://schemas.openxmlformats.org/officeDocument/2006/relationships/hyperlink" Target="https://doi.org/10.1038/nmeth.4285" TargetMode="External"/><Relationship Id="rId14" Type="http://schemas.openxmlformats.org/officeDocument/2006/relationships/hyperlink" Target="https://link.springer.com/content/pdf/10.1186/s12864-016-3415-6.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87D4CA7F48A7D440811F5167DB30EB06" ma:contentTypeVersion="11" ma:contentTypeDescription="Opprett et nytt dokument." ma:contentTypeScope="" ma:versionID="d7ce229efacb8e96d826048599052dce">
  <xsd:schema xmlns:xsd="http://www.w3.org/2001/XMLSchema" xmlns:xs="http://www.w3.org/2001/XMLSchema" xmlns:p="http://schemas.microsoft.com/office/2006/metadata/properties" xmlns:ns3="115f6b74-e7af-4295-a2a0-4e1fb5589b8b" xmlns:ns4="26bf269d-62fe-420b-ad19-c504107f8a29" targetNamespace="http://schemas.microsoft.com/office/2006/metadata/properties" ma:root="true" ma:fieldsID="fc6f7c56075d8fcfcafb2f8cfc7c88e1" ns3:_="" ns4:_="">
    <xsd:import namespace="115f6b74-e7af-4295-a2a0-4e1fb5589b8b"/>
    <xsd:import namespace="26bf269d-62fe-420b-ad19-c504107f8a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f6b74-e7af-4295-a2a0-4e1fb5589b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bf269d-62fe-420b-ad19-c504107f8a29"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ingsdetaljer" ma:internalName="SharedWithDetails" ma:readOnly="true">
      <xsd:simpleType>
        <xsd:restriction base="dms:Note">
          <xsd:maxLength value="255"/>
        </xsd:restriction>
      </xsd:simpleType>
    </xsd:element>
    <xsd:element name="SharingHintHash" ma:index="16"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08FBBC-CCEF-43A9-96ED-B806CA9BBFCF}">
  <ds:schemaRefs>
    <ds:schemaRef ds:uri="http://schemas.microsoft.com/sharepoint/v3/contenttype/forms"/>
  </ds:schemaRefs>
</ds:datastoreItem>
</file>

<file path=customXml/itemProps2.xml><?xml version="1.0" encoding="utf-8"?>
<ds:datastoreItem xmlns:ds="http://schemas.openxmlformats.org/officeDocument/2006/customXml" ds:itemID="{9EC0230C-8BF0-4182-984C-5F62F9F8C6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588259-AA8F-4D71-9039-F94331574386}">
  <ds:schemaRefs>
    <ds:schemaRef ds:uri="http://schemas.openxmlformats.org/officeDocument/2006/bibliography"/>
  </ds:schemaRefs>
</ds:datastoreItem>
</file>

<file path=customXml/itemProps4.xml><?xml version="1.0" encoding="utf-8"?>
<ds:datastoreItem xmlns:ds="http://schemas.openxmlformats.org/officeDocument/2006/customXml" ds:itemID="{B4C17820-374B-493D-83D0-FCA3B1057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f6b74-e7af-4295-a2a0-4e1fb5589b8b"/>
    <ds:schemaRef ds:uri="26bf269d-62fe-420b-ad19-c504107f8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13</Pages>
  <Words>5538</Words>
  <Characters>29356</Characters>
  <Application>Microsoft Office Word</Application>
  <DocSecurity>0</DocSecurity>
  <Lines>244</Lines>
  <Paragraphs>69</Paragraphs>
  <ScaleCrop>false</ScaleCrop>
  <HeadingPairs>
    <vt:vector size="2" baseType="variant">
      <vt:variant>
        <vt:lpstr>Tittel</vt:lpstr>
      </vt:variant>
      <vt:variant>
        <vt:i4>1</vt:i4>
      </vt:variant>
    </vt:vector>
  </HeadingPairs>
  <TitlesOfParts>
    <vt:vector size="1" baseType="lpstr">
      <vt:lpstr/>
    </vt:vector>
  </TitlesOfParts>
  <Company>VI</Company>
  <LinksUpToDate>false</LinksUpToDate>
  <CharactersWithSpaces>34825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Solveig Sølverød</dc:creator>
  <cp:keywords/>
  <dc:description/>
  <cp:lastModifiedBy>Sekse, Camilla</cp:lastModifiedBy>
  <cp:revision>7</cp:revision>
  <dcterms:created xsi:type="dcterms:W3CDTF">2026-07-29T05:27:00Z</dcterms:created>
  <dcterms:modified xsi:type="dcterms:W3CDTF">2026-07-30T09:08:00Z</dcterms:modified>
</cp:coreProperties>
</file>